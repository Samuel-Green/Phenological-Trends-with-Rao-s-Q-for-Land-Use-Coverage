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F43FC" w:rsidR="00143878" w:rsidRDefault="6818BD09" w14:paraId="32322302" w14:textId="3B2A900E">
      <w:pPr>
        <w:pStyle w:val="Title"/>
        <w:rPr>
          <w:lang w:val="en-GB"/>
        </w:rPr>
      </w:pPr>
      <w:commentRangeStart w:id="0"/>
      <w:commentRangeStart w:id="1708350763"/>
      <w:r w:rsidRPr="071A26CB" w:rsidR="071A26CB">
        <w:rPr>
          <w:lang w:val="en-GB"/>
        </w:rPr>
        <w:t xml:space="preserve">Phenological Trends with </w:t>
      </w:r>
      <w:commentRangeStart w:id="1"/>
      <w:r w:rsidRPr="071A26CB" w:rsidR="071A26CB">
        <w:rPr>
          <w:lang w:val="en-GB"/>
        </w:rPr>
        <w:t>Remote</w:t>
      </w:r>
      <w:commentRangeEnd w:id="1"/>
      <w:r>
        <w:rPr>
          <w:rStyle w:val="CommentReference"/>
        </w:rPr>
        <w:commentReference w:id="1"/>
      </w:r>
      <w:r w:rsidRPr="071A26CB" w:rsidR="071A26CB">
        <w:rPr>
          <w:lang w:val="en-GB"/>
        </w:rPr>
        <w:t xml:space="preserve"> Sensing </w:t>
      </w:r>
      <w:r w:rsidRPr="071A26CB" w:rsidR="071A26CB">
        <w:rPr>
          <w:lang w:val="en-GB"/>
        </w:rPr>
        <w:t>Datacubes</w:t>
      </w:r>
      <w:commentRangeEnd w:id="0"/>
      <w:r>
        <w:rPr>
          <w:rStyle w:val="CommentReference"/>
        </w:rPr>
        <w:commentReference w:id="0"/>
      </w:r>
      <w:commentRangeEnd w:id="1708350763"/>
      <w:r>
        <w:rPr>
          <w:rStyle w:val="CommentReference"/>
        </w:rPr>
        <w:commentReference w:id="1708350763"/>
      </w:r>
    </w:p>
    <w:p w:rsidRPr="002F43FC" w:rsidR="00143878" w:rsidRDefault="27506802" w14:paraId="65ACBF60" w14:textId="4F1DBE94">
      <w:pPr>
        <w:pStyle w:val="Date"/>
        <w:rPr>
          <w:lang w:val="en-GB"/>
        </w:rPr>
      </w:pPr>
      <w:r w:rsidRPr="002F43FC">
        <w:rPr>
          <w:lang w:val="en-GB"/>
        </w:rPr>
        <w:t>06 June 2024</w:t>
      </w:r>
    </w:p>
    <w:p w:rsidRPr="002F43FC" w:rsidR="00143878" w:rsidRDefault="00D459D1" w14:paraId="672A6659" w14:textId="77777777">
      <w:pPr>
        <w:rPr>
          <w:lang w:val="en-GB"/>
        </w:rPr>
      </w:pPr>
      <w:r>
        <w:rPr>
          <w:lang w:val="en-GB"/>
        </w:rPr>
        <w:pict w14:anchorId="4141964F">
          <v:rect id="_x0000_i1025" style="width:0;height:1.5pt" o:hr="t" o:hrstd="t" o:hralign="center"/>
        </w:pict>
      </w:r>
    </w:p>
    <w:p w:rsidRPr="002F43FC" w:rsidR="00143878" w:rsidRDefault="00D45851" w14:paraId="38EF1C91" w14:textId="77777777">
      <w:pPr>
        <w:pStyle w:val="Heading4"/>
        <w:rPr>
          <w:lang w:val="en-GB"/>
        </w:rPr>
      </w:pPr>
      <w:bookmarkStart w:name="authors" w:id="2"/>
      <w:r w:rsidRPr="002F43FC">
        <w:rPr>
          <w:lang w:val="en-GB"/>
        </w:rPr>
        <w:t>Authors:</w:t>
      </w:r>
    </w:p>
    <w:p w:rsidRPr="002F43FC" w:rsidR="00143878" w:rsidRDefault="00D45851" w14:paraId="0A87C4AC" w14:textId="77777777">
      <w:pPr>
        <w:pStyle w:val="FirstParagraph"/>
        <w:rPr>
          <w:lang w:val="en-GB"/>
        </w:rPr>
      </w:pPr>
      <w:r w:rsidRPr="002F43FC">
        <w:rPr>
          <w:lang w:val="en-GB"/>
        </w:rPr>
        <w:t>E. Shayle (1), M. Marcantonio* (2), R. Labadessa (3), C. Richiardi (4), &amp; S. Vicario (3)</w:t>
      </w:r>
    </w:p>
    <w:p w:rsidRPr="002F43FC" w:rsidR="00143878" w:rsidRDefault="00D45851" w14:paraId="13BB5352" w14:textId="77777777">
      <w:pPr>
        <w:pStyle w:val="Heading4"/>
        <w:rPr>
          <w:lang w:val="en-GB"/>
        </w:rPr>
      </w:pPr>
      <w:bookmarkStart w:name="affiliations" w:id="3"/>
      <w:bookmarkEnd w:id="2"/>
      <w:r w:rsidRPr="002F43FC">
        <w:rPr>
          <w:lang w:val="en-GB"/>
        </w:rPr>
        <w:t>Affiliations:</w:t>
      </w:r>
    </w:p>
    <w:p w:rsidRPr="002F43FC" w:rsidR="00143878" w:rsidRDefault="00D45851" w14:paraId="73E4F562" w14:textId="77777777">
      <w:pPr>
        <w:pStyle w:val="Compact"/>
        <w:numPr>
          <w:ilvl w:val="0"/>
          <w:numId w:val="2"/>
        </w:numPr>
        <w:rPr>
          <w:lang w:val="en-GB"/>
        </w:rPr>
      </w:pPr>
      <w:r w:rsidRPr="002F43FC">
        <w:rPr>
          <w:lang w:val="en-GB"/>
        </w:rPr>
        <w:t xml:space="preserve">Environmental Informatics, University of Marburg, </w:t>
      </w:r>
      <w:proofErr w:type="spellStart"/>
      <w:r w:rsidRPr="002F43FC">
        <w:rPr>
          <w:lang w:val="en-GB"/>
        </w:rPr>
        <w:t>Deutschhausstr</w:t>
      </w:r>
      <w:proofErr w:type="spellEnd"/>
      <w:r w:rsidRPr="002F43FC">
        <w:rPr>
          <w:lang w:val="en-GB"/>
        </w:rPr>
        <w:t>. 12 - 35032, Marburg, Germany</w:t>
      </w:r>
    </w:p>
    <w:p w:rsidRPr="002F43FC" w:rsidR="00143878" w:rsidRDefault="00D45851" w14:paraId="150F265F" w14:textId="77777777">
      <w:pPr>
        <w:pStyle w:val="Compact"/>
        <w:numPr>
          <w:ilvl w:val="0"/>
          <w:numId w:val="2"/>
        </w:numPr>
        <w:rPr>
          <w:lang w:val="en-GB"/>
        </w:rPr>
      </w:pPr>
      <w:proofErr w:type="spellStart"/>
      <w:r w:rsidRPr="002F43FC">
        <w:rPr>
          <w:lang w:val="en-GB"/>
        </w:rPr>
        <w:t>Landlife</w:t>
      </w:r>
      <w:proofErr w:type="spellEnd"/>
      <w:r w:rsidRPr="002F43FC">
        <w:rPr>
          <w:lang w:val="en-GB"/>
        </w:rPr>
        <w:t xml:space="preserve"> </w:t>
      </w:r>
      <w:proofErr w:type="spellStart"/>
      <w:r w:rsidRPr="002F43FC">
        <w:rPr>
          <w:lang w:val="en-GB"/>
        </w:rPr>
        <w:t>Ecospatial</w:t>
      </w:r>
      <w:proofErr w:type="spellEnd"/>
      <w:r w:rsidRPr="002F43FC">
        <w:rPr>
          <w:lang w:val="en-GB"/>
        </w:rPr>
        <w:t xml:space="preserve"> Labs, Via Del </w:t>
      </w:r>
      <w:proofErr w:type="spellStart"/>
      <w:r w:rsidRPr="002F43FC">
        <w:rPr>
          <w:lang w:val="en-GB"/>
        </w:rPr>
        <w:t>Giontech</w:t>
      </w:r>
      <w:proofErr w:type="spellEnd"/>
      <w:r w:rsidRPr="002F43FC">
        <w:rPr>
          <w:lang w:val="en-GB"/>
        </w:rPr>
        <w:t xml:space="preserve">, 1, </w:t>
      </w:r>
      <w:proofErr w:type="spellStart"/>
      <w:r w:rsidRPr="002F43FC">
        <w:rPr>
          <w:lang w:val="en-GB"/>
        </w:rPr>
        <w:t>Mezzocorna</w:t>
      </w:r>
      <w:proofErr w:type="spellEnd"/>
      <w:r w:rsidRPr="002F43FC">
        <w:rPr>
          <w:lang w:val="en-GB"/>
        </w:rPr>
        <w:t xml:space="preserve"> (TR), Italy</w:t>
      </w:r>
    </w:p>
    <w:p w:rsidRPr="002F43FC" w:rsidR="00143878" w:rsidRDefault="00D45851" w14:paraId="66C28C19" w14:textId="77777777">
      <w:pPr>
        <w:pStyle w:val="Compact"/>
        <w:numPr>
          <w:ilvl w:val="0"/>
          <w:numId w:val="2"/>
        </w:numPr>
        <w:rPr>
          <w:lang w:val="en-GB"/>
        </w:rPr>
      </w:pPr>
      <w:r w:rsidRPr="002F43FC">
        <w:rPr>
          <w:lang w:val="en-GB"/>
        </w:rPr>
        <w:t>CNR - IIA, Via Orabona, 4, Bari, Italy</w:t>
      </w:r>
    </w:p>
    <w:p w:rsidRPr="002F43FC" w:rsidR="00143878" w:rsidRDefault="00D45851" w14:paraId="10B7DD75" w14:textId="77777777">
      <w:pPr>
        <w:pStyle w:val="Compact"/>
        <w:numPr>
          <w:ilvl w:val="0"/>
          <w:numId w:val="2"/>
        </w:numPr>
        <w:rPr>
          <w:lang w:val="en-GB"/>
        </w:rPr>
      </w:pPr>
      <w:r w:rsidRPr="002F43FC">
        <w:rPr>
          <w:lang w:val="en-GB"/>
        </w:rPr>
        <w:t xml:space="preserve">ENEA, Strada per </w:t>
      </w:r>
      <w:proofErr w:type="spellStart"/>
      <w:r w:rsidRPr="002F43FC">
        <w:rPr>
          <w:lang w:val="en-GB"/>
        </w:rPr>
        <w:t>Crescentino</w:t>
      </w:r>
      <w:proofErr w:type="spellEnd"/>
      <w:r w:rsidRPr="002F43FC">
        <w:rPr>
          <w:lang w:val="en-GB"/>
        </w:rPr>
        <w:t xml:space="preserve">, 13, </w:t>
      </w:r>
      <w:proofErr w:type="spellStart"/>
      <w:r w:rsidRPr="002F43FC">
        <w:rPr>
          <w:lang w:val="en-GB"/>
        </w:rPr>
        <w:t>Saluggia</w:t>
      </w:r>
      <w:proofErr w:type="spellEnd"/>
      <w:r w:rsidRPr="002F43FC">
        <w:rPr>
          <w:lang w:val="en-GB"/>
        </w:rPr>
        <w:t xml:space="preserve"> (VC), Italy</w:t>
      </w:r>
    </w:p>
    <w:p w:rsidRPr="002F43FC" w:rsidR="00143878" w:rsidRDefault="00D45851" w14:paraId="1BC29571" w14:textId="77777777">
      <w:pPr>
        <w:pStyle w:val="FirstParagraph"/>
        <w:rPr>
          <w:lang w:val="en-GB"/>
        </w:rPr>
      </w:pPr>
      <w:r w:rsidRPr="002F43FC">
        <w:rPr>
          <w:lang w:val="en-GB"/>
        </w:rPr>
        <w:t xml:space="preserve">* Corresponding author: </w:t>
      </w:r>
      <w:hyperlink r:id="rId12">
        <w:r w:rsidRPr="002F43FC" w:rsidR="00143878">
          <w:rPr>
            <w:rStyle w:val="Hyperlink"/>
            <w:lang w:val="en-GB"/>
          </w:rPr>
          <w:t>marcantoniomatteo@gmail.com</w:t>
        </w:r>
      </w:hyperlink>
    </w:p>
    <w:p w:rsidRPr="002F43FC" w:rsidR="00143878" w:rsidRDefault="00D45851" w14:paraId="7D480C81" w14:textId="77777777">
      <w:pPr>
        <w:pStyle w:val="Heading4"/>
        <w:rPr>
          <w:lang w:val="en-GB"/>
        </w:rPr>
      </w:pPr>
      <w:bookmarkStart w:name="keywords" w:id="4"/>
      <w:bookmarkEnd w:id="3"/>
      <w:r w:rsidRPr="002F43FC">
        <w:rPr>
          <w:lang w:val="en-GB"/>
        </w:rPr>
        <w:t>Keywords:</w:t>
      </w:r>
    </w:p>
    <w:p w:rsidRPr="002F43FC" w:rsidR="00143878" w:rsidRDefault="00D45851" w14:paraId="3B1E2DA0" w14:textId="77777777">
      <w:pPr>
        <w:pStyle w:val="FirstParagraph"/>
        <w:rPr>
          <w:lang w:val="en-GB"/>
        </w:rPr>
      </w:pPr>
      <w:r w:rsidRPr="002F43FC">
        <w:rPr>
          <w:lang w:val="en-GB"/>
        </w:rPr>
        <w:t>Rao’s Q Index, Time-Weighted Dynamic Time Warping, Landscape Heterogeneity, Remote Sensing, Time Series, Phenology</w:t>
      </w:r>
    </w:p>
    <w:p w:rsidRPr="002F43FC" w:rsidR="00143878" w:rsidRDefault="00D459D1" w14:paraId="0A37501D" w14:textId="77777777">
      <w:pPr>
        <w:rPr>
          <w:lang w:val="en-GB"/>
        </w:rPr>
      </w:pPr>
      <w:r>
        <w:rPr>
          <w:lang w:val="en-GB"/>
        </w:rPr>
        <w:pict w14:anchorId="31B32779">
          <v:rect id="_x0000_i1026" style="width:0;height:1.5pt" o:hr="t" o:hrstd="t" o:hralign="center"/>
        </w:pict>
      </w:r>
    </w:p>
    <w:p w:rsidRPr="002F43FC" w:rsidR="00143878" w:rsidRDefault="004539B2" w14:paraId="1D64A6CD" w14:textId="59A8BEB4">
      <w:pPr>
        <w:pStyle w:val="Heading1"/>
        <w:rPr>
          <w:lang w:val="en-GB"/>
        </w:rPr>
      </w:pPr>
      <w:bookmarkStart w:name="_Toc212739349" w:id="5"/>
      <w:bookmarkStart w:name="abstract" w:id="6"/>
      <w:bookmarkEnd w:id="4"/>
      <w:r>
        <w:t>Dirk’s Notes</w:t>
      </w:r>
      <w:r w:rsidRPr="002F43FC" w:rsidR="27506802">
        <w:rPr>
          <w:lang w:val="en-GB"/>
        </w:rPr>
        <w:t>:</w:t>
      </w:r>
      <w:bookmarkEnd w:id="5"/>
    </w:p>
    <w:p w:rsidRPr="002F43FC" w:rsidR="27506802" w:rsidP="27506802" w:rsidRDefault="27506802" w14:paraId="2D2960CB" w14:textId="133DB9DA">
      <w:pPr>
        <w:pStyle w:val="FirstParagraph"/>
        <w:rPr>
          <w:b/>
          <w:bCs/>
          <w:highlight w:val="yellow"/>
          <w:lang w:val="en-GB"/>
        </w:rPr>
      </w:pPr>
      <w:r w:rsidRPr="002F43FC">
        <w:rPr>
          <w:b/>
          <w:bCs/>
          <w:highlight w:val="yellow"/>
          <w:lang w:val="en-GB"/>
        </w:rPr>
        <w:t>Here is the coarse structure of the story of the whole manuscript. Of course this is mirrored in the abstract:</w:t>
      </w:r>
    </w:p>
    <w:p w:rsidRPr="002F43FC" w:rsidR="27506802" w:rsidP="27506802" w:rsidRDefault="27506802" w14:paraId="101ABD2F" w14:textId="08F36C61">
      <w:pPr>
        <w:pStyle w:val="FirstParagraph"/>
        <w:spacing w:line="259" w:lineRule="auto"/>
        <w:rPr>
          <w:lang w:val="en-GB"/>
        </w:rPr>
      </w:pPr>
      <w:commentRangeStart w:id="7"/>
      <w:r w:rsidRPr="002F43FC">
        <w:rPr>
          <w:lang w:val="en-GB"/>
        </w:rPr>
        <w:t>Problem</w:t>
      </w:r>
      <w:commentRangeEnd w:id="7"/>
      <w:r w:rsidRPr="002F43FC">
        <w:rPr>
          <w:rStyle w:val="CommentReference"/>
          <w:sz w:val="21"/>
          <w:szCs w:val="21"/>
          <w:lang w:val="en-GB"/>
        </w:rPr>
        <w:commentReference w:id="7"/>
      </w:r>
      <w:r w:rsidRPr="002F43FC">
        <w:rPr>
          <w:lang w:val="en-GB"/>
        </w:rPr>
        <w:t xml:space="preserve">. One general sentence setting up the scene, maybe something with phenological variation, </w:t>
      </w:r>
      <w:proofErr w:type="spellStart"/>
      <w:r w:rsidRPr="002F43FC">
        <w:rPr>
          <w:lang w:val="en-GB"/>
        </w:rPr>
        <w:t>spatio</w:t>
      </w:r>
      <w:proofErr w:type="spellEnd"/>
      <w:r w:rsidRPr="002F43FC">
        <w:rPr>
          <w:lang w:val="en-GB"/>
        </w:rPr>
        <w:t xml:space="preserve">-temporal dynamics, and that these are operationalized via biodiversity indices. Then more specific: "Biodiversity indices like Shannon’s H do not consider </w:t>
      </w:r>
      <w:proofErr w:type="spellStart"/>
      <w:r w:rsidRPr="002F43FC">
        <w:rPr>
          <w:lang w:val="en-GB"/>
        </w:rPr>
        <w:t>spatio</w:t>
      </w:r>
      <w:proofErr w:type="spellEnd"/>
      <w:r w:rsidRPr="002F43FC">
        <w:rPr>
          <w:lang w:val="en-GB"/>
        </w:rPr>
        <w:t>-temporal dynamics, and others (e.g. Rao’s Q) only incorporate geographic distance between observations, often leaving phenological variation overlooked." What follows from this problem? Phenological variation is by default ignored? Why is this a problem? Is there literature describing this problem? Is misclassification (as mentioned in the potential solution that follows) of plant communities the main issue or are there also other issues?</w:t>
      </w:r>
    </w:p>
    <w:p w:rsidRPr="002F43FC" w:rsidR="27506802" w:rsidP="27506802" w:rsidRDefault="27506802" w14:paraId="647842C9" w14:textId="23F79265">
      <w:pPr>
        <w:pStyle w:val="FirstParagraph"/>
        <w:rPr>
          <w:lang w:val="en-GB"/>
        </w:rPr>
      </w:pPr>
      <w:r w:rsidRPr="002F43FC">
        <w:rPr>
          <w:lang w:val="en-GB"/>
        </w:rPr>
        <w:t xml:space="preserve">Potential solution. "We compared the ability of </w:t>
      </w:r>
      <w:commentRangeStart w:id="8"/>
      <w:r w:rsidRPr="002F43FC">
        <w:rPr>
          <w:lang w:val="en-GB"/>
        </w:rPr>
        <w:t>TWDTW Rao’s Q index</w:t>
      </w:r>
      <w:commentRangeEnd w:id="8"/>
      <w:r w:rsidRPr="002F43FC">
        <w:rPr>
          <w:rStyle w:val="CommentReference"/>
          <w:sz w:val="21"/>
          <w:szCs w:val="21"/>
          <w:lang w:val="en-GB"/>
        </w:rPr>
        <w:commentReference w:id="8"/>
      </w:r>
      <w:r w:rsidRPr="002F43FC">
        <w:rPr>
          <w:lang w:val="en-GB"/>
        </w:rPr>
        <w:t xml:space="preserve"> against other biodiversity indices at classifying different plant communities"</w:t>
      </w:r>
    </w:p>
    <w:p w:rsidRPr="002F43FC" w:rsidR="27506802" w:rsidP="27506802" w:rsidRDefault="27506802" w14:paraId="7A71FB18" w14:textId="7D39556B">
      <w:pPr>
        <w:pStyle w:val="BodyText"/>
        <w:rPr>
          <w:lang w:val="en-GB"/>
        </w:rPr>
      </w:pPr>
      <w:r w:rsidRPr="002F43FC">
        <w:rPr>
          <w:lang w:val="en-GB"/>
        </w:rPr>
        <w:t>Methods: Here we need to decide for an experimental setup (=which sites/scales/data whatsoever can be used to test the potential solution. Then these data are described. Then the statistics are described to come up with an answer for “compare the ability of TWDTW Rao’s Q index against other biodiversity indices”</w:t>
      </w:r>
    </w:p>
    <w:p w:rsidRPr="002F43FC" w:rsidR="27506802" w:rsidP="27506802" w:rsidRDefault="27506802" w14:paraId="492F5600" w14:textId="6C38FDFE">
      <w:pPr>
        <w:pStyle w:val="FirstParagraph"/>
        <w:rPr>
          <w:lang w:val="en-GB"/>
        </w:rPr>
      </w:pPr>
      <w:r w:rsidRPr="002F43FC">
        <w:rPr>
          <w:lang w:val="en-GB"/>
        </w:rPr>
        <w:t xml:space="preserve">Results. The boring numbers from the statistics. The pitch that the method is already implemented in the </w:t>
      </w:r>
      <w:proofErr w:type="spellStart"/>
      <w:r w:rsidRPr="002F43FC">
        <w:rPr>
          <w:lang w:val="en-GB"/>
        </w:rPr>
        <w:t>rasterdiv</w:t>
      </w:r>
      <w:proofErr w:type="spellEnd"/>
      <w:r w:rsidRPr="002F43FC">
        <w:rPr>
          <w:lang w:val="en-GB"/>
        </w:rPr>
        <w:t xml:space="preserve"> package. Then the boring numbers are interpreted:</w:t>
      </w:r>
    </w:p>
    <w:p w:rsidR="27506802" w:rsidP="27506802" w:rsidRDefault="27506802" w14:paraId="0A954964" w14:textId="6382724E">
      <w:pPr>
        <w:pStyle w:val="BodyText"/>
        <w:rPr>
          <w:lang w:val="en-GB"/>
        </w:rPr>
      </w:pPr>
      <w:r w:rsidRPr="002F43FC">
        <w:rPr>
          <w:lang w:val="en-GB"/>
        </w:rPr>
        <w:t>Conclusions:  "Accounting for phenological cycles can filter out artefacts and better distinguish habitats with differing plant species diversity." "This improves the ability to assess ecosystem changes through space and time, providing a more comprehensive understanding of biodiversity dynamics, and the ability to gauge the resilience of different vegetation patches."</w:t>
      </w:r>
    </w:p>
    <w:p w:rsidR="00042EB1" w:rsidP="27506802" w:rsidRDefault="00042EB1" w14:paraId="7F7CBB86" w14:textId="77777777">
      <w:pPr>
        <w:pStyle w:val="BodyText"/>
        <w:rPr>
          <w:lang w:val="en-GB"/>
        </w:rPr>
        <w:sectPr w:rsidR="00042EB1">
          <w:headerReference w:type="default" r:id="rId13"/>
          <w:footerReference w:type="default" r:id="rId14"/>
          <w:pgSz w:w="12240" w:h="15840" w:orient="portrait"/>
          <w:pgMar w:top="1440" w:right="1440" w:bottom="1440" w:left="1440" w:header="720" w:footer="720" w:gutter="0"/>
          <w:cols w:space="720"/>
        </w:sectPr>
      </w:pPr>
    </w:p>
    <w:sdt>
      <w:sdtPr>
        <w:id w:val="1998071322"/>
        <w:docPartObj>
          <w:docPartGallery w:val="Table of Contents"/>
          <w:docPartUnique/>
        </w:docPartObj>
        <w:rPr>
          <w:rFonts w:ascii="Aptos" w:hAnsi="Aptos" w:eastAsia="游明朝" w:cs="Arial" w:asciiTheme="minorAscii" w:hAnsiTheme="minorAscii" w:eastAsiaTheme="minorEastAsia" w:cstheme="minorBidi"/>
          <w:color w:val="auto"/>
          <w:sz w:val="21"/>
          <w:szCs w:val="21"/>
        </w:rPr>
      </w:sdtPr>
      <w:sdtEndPr>
        <w:rPr>
          <w:rFonts w:ascii="Aptos" w:hAnsi="Aptos" w:eastAsia="游明朝" w:cs="Arial" w:asciiTheme="minorAscii" w:hAnsiTheme="minorAscii" w:eastAsiaTheme="minorEastAsia" w:cstheme="minorBidi"/>
          <w:b w:val="1"/>
          <w:bCs w:val="1"/>
          <w:noProof/>
          <w:color w:val="auto"/>
          <w:sz w:val="21"/>
          <w:szCs w:val="21"/>
        </w:rPr>
      </w:sdtEndPr>
      <w:sdtContent>
        <w:p w:rsidR="00144D2F" w:rsidRDefault="00144D2F" w14:paraId="4C0819F0" w14:textId="515B6DB3">
          <w:pPr>
            <w:pStyle w:val="TOCHeading"/>
          </w:pPr>
          <w:r>
            <w:t>Table of Contents</w:t>
          </w:r>
        </w:p>
        <w:p w:rsidR="0032536D" w:rsidRDefault="00144D2F" w14:paraId="1AC02260" w14:textId="6C7BE038">
          <w:pPr>
            <w:pStyle w:val="TOC1"/>
            <w:tabs>
              <w:tab w:val="right" w:leader="dot" w:pos="9350"/>
            </w:tabs>
            <w:rPr>
              <w:noProof/>
              <w:kern w:val="2"/>
              <w:sz w:val="24"/>
              <w:szCs w:val="24"/>
              <w:lang w:val="en-GB" w:eastAsia="en-GB" w:bidi="he-IL"/>
              <w14:ligatures w14:val="standardContextual"/>
            </w:rPr>
          </w:pPr>
          <w:r>
            <w:fldChar w:fldCharType="begin"/>
          </w:r>
          <w:r>
            <w:instrText xml:space="preserve"> TOC \o "1-3" \h \z \u </w:instrText>
          </w:r>
          <w:r>
            <w:fldChar w:fldCharType="separate"/>
          </w:r>
          <w:hyperlink w:history="1" w:anchor="_Toc212739349">
            <w:r w:rsidRPr="00941FE3" w:rsidR="0032536D">
              <w:rPr>
                <w:rStyle w:val="Hyperlink"/>
                <w:noProof/>
              </w:rPr>
              <w:t>Dirk’s Notes</w:t>
            </w:r>
            <w:r w:rsidRPr="00941FE3" w:rsidR="0032536D">
              <w:rPr>
                <w:rStyle w:val="Hyperlink"/>
                <w:noProof/>
                <w:lang w:val="en-GB"/>
              </w:rPr>
              <w:t>:</w:t>
            </w:r>
            <w:r w:rsidR="0032536D">
              <w:rPr>
                <w:noProof/>
                <w:webHidden/>
              </w:rPr>
              <w:tab/>
            </w:r>
            <w:r w:rsidR="0032536D">
              <w:rPr>
                <w:noProof/>
                <w:webHidden/>
              </w:rPr>
              <w:fldChar w:fldCharType="begin"/>
            </w:r>
            <w:r w:rsidR="0032536D">
              <w:rPr>
                <w:noProof/>
                <w:webHidden/>
              </w:rPr>
              <w:instrText xml:space="preserve"> PAGEREF _Toc212739349 \h </w:instrText>
            </w:r>
            <w:r w:rsidR="0032536D">
              <w:rPr>
                <w:noProof/>
                <w:webHidden/>
              </w:rPr>
            </w:r>
            <w:r w:rsidR="0032536D">
              <w:rPr>
                <w:noProof/>
                <w:webHidden/>
              </w:rPr>
              <w:fldChar w:fldCharType="separate"/>
            </w:r>
            <w:r w:rsidR="0032536D">
              <w:rPr>
                <w:noProof/>
                <w:webHidden/>
              </w:rPr>
              <w:t>1</w:t>
            </w:r>
            <w:r w:rsidR="0032536D">
              <w:rPr>
                <w:noProof/>
                <w:webHidden/>
              </w:rPr>
              <w:fldChar w:fldCharType="end"/>
            </w:r>
          </w:hyperlink>
        </w:p>
        <w:p w:rsidR="0032536D" w:rsidRDefault="0032536D" w14:paraId="57F381F5" w14:textId="5EB5B3F3">
          <w:pPr>
            <w:pStyle w:val="TOC1"/>
            <w:tabs>
              <w:tab w:val="right" w:leader="dot" w:pos="9350"/>
            </w:tabs>
            <w:rPr>
              <w:noProof/>
              <w:kern w:val="2"/>
              <w:sz w:val="24"/>
              <w:szCs w:val="24"/>
              <w:lang w:val="en-GB" w:eastAsia="en-GB" w:bidi="he-IL"/>
              <w14:ligatures w14:val="standardContextual"/>
            </w:rPr>
          </w:pPr>
          <w:hyperlink w:history="1" w:anchor="_Toc212739350">
            <w:r w:rsidRPr="00941FE3">
              <w:rPr>
                <w:rStyle w:val="Hyperlink"/>
                <w:noProof/>
              </w:rPr>
              <w:t>Preprint Abstract:</w:t>
            </w:r>
            <w:r>
              <w:rPr>
                <w:noProof/>
                <w:webHidden/>
              </w:rPr>
              <w:tab/>
            </w:r>
            <w:r>
              <w:rPr>
                <w:noProof/>
                <w:webHidden/>
              </w:rPr>
              <w:fldChar w:fldCharType="begin"/>
            </w:r>
            <w:r>
              <w:rPr>
                <w:noProof/>
                <w:webHidden/>
              </w:rPr>
              <w:instrText xml:space="preserve"> PAGEREF _Toc212739350 \h </w:instrText>
            </w:r>
            <w:r>
              <w:rPr>
                <w:noProof/>
                <w:webHidden/>
              </w:rPr>
            </w:r>
            <w:r>
              <w:rPr>
                <w:noProof/>
                <w:webHidden/>
              </w:rPr>
              <w:fldChar w:fldCharType="separate"/>
            </w:r>
            <w:r>
              <w:rPr>
                <w:noProof/>
                <w:webHidden/>
              </w:rPr>
              <w:t>3</w:t>
            </w:r>
            <w:r>
              <w:rPr>
                <w:noProof/>
                <w:webHidden/>
              </w:rPr>
              <w:fldChar w:fldCharType="end"/>
            </w:r>
          </w:hyperlink>
        </w:p>
        <w:p w:rsidR="0032536D" w:rsidRDefault="0032536D" w14:paraId="33CD7FFA" w14:textId="5CED97E7">
          <w:pPr>
            <w:pStyle w:val="TOC1"/>
            <w:tabs>
              <w:tab w:val="right" w:leader="dot" w:pos="9350"/>
            </w:tabs>
            <w:rPr>
              <w:noProof/>
              <w:kern w:val="2"/>
              <w:sz w:val="24"/>
              <w:szCs w:val="24"/>
              <w:lang w:val="en-GB" w:eastAsia="en-GB" w:bidi="he-IL"/>
              <w14:ligatures w14:val="standardContextual"/>
            </w:rPr>
          </w:pPr>
          <w:hyperlink w:history="1" w:anchor="_Toc212739351">
            <w:r w:rsidRPr="00941FE3">
              <w:rPr>
                <w:rStyle w:val="Hyperlink"/>
                <w:noProof/>
                <w:lang w:val="en-GB"/>
              </w:rPr>
              <w:t>Preprint Introduction:</w:t>
            </w:r>
            <w:r>
              <w:rPr>
                <w:noProof/>
                <w:webHidden/>
              </w:rPr>
              <w:tab/>
            </w:r>
            <w:r>
              <w:rPr>
                <w:noProof/>
                <w:webHidden/>
              </w:rPr>
              <w:fldChar w:fldCharType="begin"/>
            </w:r>
            <w:r>
              <w:rPr>
                <w:noProof/>
                <w:webHidden/>
              </w:rPr>
              <w:instrText xml:space="preserve"> PAGEREF _Toc212739351 \h </w:instrText>
            </w:r>
            <w:r>
              <w:rPr>
                <w:noProof/>
                <w:webHidden/>
              </w:rPr>
            </w:r>
            <w:r>
              <w:rPr>
                <w:noProof/>
                <w:webHidden/>
              </w:rPr>
              <w:fldChar w:fldCharType="separate"/>
            </w:r>
            <w:r>
              <w:rPr>
                <w:noProof/>
                <w:webHidden/>
              </w:rPr>
              <w:t>4</w:t>
            </w:r>
            <w:r>
              <w:rPr>
                <w:noProof/>
                <w:webHidden/>
              </w:rPr>
              <w:fldChar w:fldCharType="end"/>
            </w:r>
          </w:hyperlink>
        </w:p>
        <w:p w:rsidR="0032536D" w:rsidRDefault="0032536D" w14:paraId="6DB369D7" w14:textId="1101582B">
          <w:pPr>
            <w:pStyle w:val="TOC2"/>
            <w:tabs>
              <w:tab w:val="right" w:leader="dot" w:pos="9350"/>
            </w:tabs>
            <w:rPr>
              <w:noProof/>
              <w:kern w:val="2"/>
              <w:sz w:val="24"/>
              <w:szCs w:val="24"/>
              <w:lang w:val="en-GB" w:eastAsia="en-GB" w:bidi="he-IL"/>
              <w14:ligatures w14:val="standardContextual"/>
            </w:rPr>
          </w:pPr>
          <w:hyperlink w:history="1" w:anchor="_Toc212739352">
            <w:r w:rsidRPr="00941FE3">
              <w:rPr>
                <w:rStyle w:val="Hyperlink"/>
                <w:noProof/>
                <w:lang w:val="en-GB"/>
              </w:rPr>
              <w:t>The Importance of Biodiversity Indices:</w:t>
            </w:r>
            <w:r>
              <w:rPr>
                <w:noProof/>
                <w:webHidden/>
              </w:rPr>
              <w:tab/>
            </w:r>
            <w:r>
              <w:rPr>
                <w:noProof/>
                <w:webHidden/>
              </w:rPr>
              <w:fldChar w:fldCharType="begin"/>
            </w:r>
            <w:r>
              <w:rPr>
                <w:noProof/>
                <w:webHidden/>
              </w:rPr>
              <w:instrText xml:space="preserve"> PAGEREF _Toc212739352 \h </w:instrText>
            </w:r>
            <w:r>
              <w:rPr>
                <w:noProof/>
                <w:webHidden/>
              </w:rPr>
            </w:r>
            <w:r>
              <w:rPr>
                <w:noProof/>
                <w:webHidden/>
              </w:rPr>
              <w:fldChar w:fldCharType="separate"/>
            </w:r>
            <w:r>
              <w:rPr>
                <w:noProof/>
                <w:webHidden/>
              </w:rPr>
              <w:t>4</w:t>
            </w:r>
            <w:r>
              <w:rPr>
                <w:noProof/>
                <w:webHidden/>
              </w:rPr>
              <w:fldChar w:fldCharType="end"/>
            </w:r>
          </w:hyperlink>
        </w:p>
        <w:p w:rsidR="0032536D" w:rsidRDefault="0032536D" w14:paraId="16F05D03" w14:textId="46F6ABDC">
          <w:pPr>
            <w:pStyle w:val="TOC2"/>
            <w:tabs>
              <w:tab w:val="right" w:leader="dot" w:pos="9350"/>
            </w:tabs>
            <w:rPr>
              <w:noProof/>
              <w:kern w:val="2"/>
              <w:sz w:val="24"/>
              <w:szCs w:val="24"/>
              <w:lang w:val="en-GB" w:eastAsia="en-GB" w:bidi="he-IL"/>
              <w14:ligatures w14:val="standardContextual"/>
            </w:rPr>
          </w:pPr>
          <w:hyperlink w:history="1" w:anchor="_Toc212739353">
            <w:r w:rsidRPr="00941FE3">
              <w:rPr>
                <w:rStyle w:val="Hyperlink"/>
                <w:noProof/>
                <w:lang w:val="en-GB"/>
              </w:rPr>
              <w:t>The Purpose of (Time-Weighted) Dynamic Time Warping &amp; its Ecological Utility:</w:t>
            </w:r>
            <w:r>
              <w:rPr>
                <w:noProof/>
                <w:webHidden/>
              </w:rPr>
              <w:tab/>
            </w:r>
            <w:r>
              <w:rPr>
                <w:noProof/>
                <w:webHidden/>
              </w:rPr>
              <w:fldChar w:fldCharType="begin"/>
            </w:r>
            <w:r>
              <w:rPr>
                <w:noProof/>
                <w:webHidden/>
              </w:rPr>
              <w:instrText xml:space="preserve"> PAGEREF _Toc212739353 \h </w:instrText>
            </w:r>
            <w:r>
              <w:rPr>
                <w:noProof/>
                <w:webHidden/>
              </w:rPr>
            </w:r>
            <w:r>
              <w:rPr>
                <w:noProof/>
                <w:webHidden/>
              </w:rPr>
              <w:fldChar w:fldCharType="separate"/>
            </w:r>
            <w:r>
              <w:rPr>
                <w:noProof/>
                <w:webHidden/>
              </w:rPr>
              <w:t>5</w:t>
            </w:r>
            <w:r>
              <w:rPr>
                <w:noProof/>
                <w:webHidden/>
              </w:rPr>
              <w:fldChar w:fldCharType="end"/>
            </w:r>
          </w:hyperlink>
        </w:p>
        <w:p w:rsidR="0032536D" w:rsidRDefault="0032536D" w14:paraId="1E2CF1F7" w14:textId="30EE3872">
          <w:pPr>
            <w:pStyle w:val="TOC1"/>
            <w:tabs>
              <w:tab w:val="right" w:leader="dot" w:pos="9350"/>
            </w:tabs>
            <w:rPr>
              <w:noProof/>
              <w:kern w:val="2"/>
              <w:sz w:val="24"/>
              <w:szCs w:val="24"/>
              <w:lang w:val="en-GB" w:eastAsia="en-GB" w:bidi="he-IL"/>
              <w14:ligatures w14:val="standardContextual"/>
            </w:rPr>
          </w:pPr>
          <w:hyperlink w:history="1" w:anchor="_Toc212739354">
            <w:r w:rsidRPr="00941FE3">
              <w:rPr>
                <w:rStyle w:val="Hyperlink"/>
                <w:noProof/>
                <w:lang w:val="en-GB"/>
              </w:rPr>
              <w:t>Postprint Introduction:</w:t>
            </w:r>
            <w:r>
              <w:rPr>
                <w:noProof/>
                <w:webHidden/>
              </w:rPr>
              <w:tab/>
            </w:r>
            <w:r>
              <w:rPr>
                <w:noProof/>
                <w:webHidden/>
              </w:rPr>
              <w:fldChar w:fldCharType="begin"/>
            </w:r>
            <w:r>
              <w:rPr>
                <w:noProof/>
                <w:webHidden/>
              </w:rPr>
              <w:instrText xml:space="preserve"> PAGEREF _Toc212739354 \h </w:instrText>
            </w:r>
            <w:r>
              <w:rPr>
                <w:noProof/>
                <w:webHidden/>
              </w:rPr>
            </w:r>
            <w:r>
              <w:rPr>
                <w:noProof/>
                <w:webHidden/>
              </w:rPr>
              <w:fldChar w:fldCharType="separate"/>
            </w:r>
            <w:r>
              <w:rPr>
                <w:noProof/>
                <w:webHidden/>
              </w:rPr>
              <w:t>6</w:t>
            </w:r>
            <w:r>
              <w:rPr>
                <w:noProof/>
                <w:webHidden/>
              </w:rPr>
              <w:fldChar w:fldCharType="end"/>
            </w:r>
          </w:hyperlink>
        </w:p>
        <w:p w:rsidR="0032536D" w:rsidRDefault="0032536D" w14:paraId="3D4B5B36" w14:textId="749F5909">
          <w:pPr>
            <w:pStyle w:val="TOC1"/>
            <w:tabs>
              <w:tab w:val="right" w:leader="dot" w:pos="9350"/>
            </w:tabs>
            <w:rPr>
              <w:noProof/>
              <w:kern w:val="2"/>
              <w:sz w:val="24"/>
              <w:szCs w:val="24"/>
              <w:lang w:val="en-GB" w:eastAsia="en-GB" w:bidi="he-IL"/>
              <w14:ligatures w14:val="standardContextual"/>
            </w:rPr>
          </w:pPr>
          <w:hyperlink w:history="1" w:anchor="_Toc212739355">
            <w:r w:rsidRPr="00941FE3">
              <w:rPr>
                <w:rStyle w:val="Hyperlink"/>
                <w:noProof/>
                <w:lang w:val="en-GB"/>
              </w:rPr>
              <w:t>Preprint Case Study &amp; Results:</w:t>
            </w:r>
            <w:r>
              <w:rPr>
                <w:noProof/>
                <w:webHidden/>
              </w:rPr>
              <w:tab/>
            </w:r>
            <w:r>
              <w:rPr>
                <w:noProof/>
                <w:webHidden/>
              </w:rPr>
              <w:fldChar w:fldCharType="begin"/>
            </w:r>
            <w:r>
              <w:rPr>
                <w:noProof/>
                <w:webHidden/>
              </w:rPr>
              <w:instrText xml:space="preserve"> PAGEREF _Toc212739355 \h </w:instrText>
            </w:r>
            <w:r>
              <w:rPr>
                <w:noProof/>
                <w:webHidden/>
              </w:rPr>
            </w:r>
            <w:r>
              <w:rPr>
                <w:noProof/>
                <w:webHidden/>
              </w:rPr>
              <w:fldChar w:fldCharType="separate"/>
            </w:r>
            <w:r>
              <w:rPr>
                <w:noProof/>
                <w:webHidden/>
              </w:rPr>
              <w:t>8</w:t>
            </w:r>
            <w:r>
              <w:rPr>
                <w:noProof/>
                <w:webHidden/>
              </w:rPr>
              <w:fldChar w:fldCharType="end"/>
            </w:r>
          </w:hyperlink>
        </w:p>
        <w:p w:rsidR="0032536D" w:rsidRDefault="0032536D" w14:paraId="0EF6EF3A" w14:textId="2D96A71E">
          <w:pPr>
            <w:pStyle w:val="TOC2"/>
            <w:tabs>
              <w:tab w:val="right" w:leader="dot" w:pos="9350"/>
            </w:tabs>
            <w:rPr>
              <w:noProof/>
              <w:kern w:val="2"/>
              <w:sz w:val="24"/>
              <w:szCs w:val="24"/>
              <w:lang w:val="en-GB" w:eastAsia="en-GB" w:bidi="he-IL"/>
              <w14:ligatures w14:val="standardContextual"/>
            </w:rPr>
          </w:pPr>
          <w:hyperlink w:history="1" w:anchor="_Toc212739356">
            <w:r w:rsidRPr="00941FE3">
              <w:rPr>
                <w:rStyle w:val="Hyperlink"/>
                <w:noProof/>
                <w:lang w:val="en-GB"/>
              </w:rPr>
              <w:t xml:space="preserve">Implementation within </w:t>
            </w:r>
            <w:r w:rsidRPr="00941FE3">
              <w:rPr>
                <w:rStyle w:val="Hyperlink"/>
                <w:rFonts w:ascii="Consolas" w:hAnsi="Consolas"/>
                <w:noProof/>
                <w:lang w:val="en-GB"/>
              </w:rPr>
              <w:t>rasterdiv</w:t>
            </w:r>
            <w:r w:rsidRPr="00941FE3">
              <w:rPr>
                <w:rStyle w:val="Hyperlink"/>
                <w:noProof/>
                <w:lang w:val="en-GB"/>
              </w:rPr>
              <w:t>:</w:t>
            </w:r>
            <w:r>
              <w:rPr>
                <w:noProof/>
                <w:webHidden/>
              </w:rPr>
              <w:tab/>
            </w:r>
            <w:r>
              <w:rPr>
                <w:noProof/>
                <w:webHidden/>
              </w:rPr>
              <w:fldChar w:fldCharType="begin"/>
            </w:r>
            <w:r>
              <w:rPr>
                <w:noProof/>
                <w:webHidden/>
              </w:rPr>
              <w:instrText xml:space="preserve"> PAGEREF _Toc212739356 \h </w:instrText>
            </w:r>
            <w:r>
              <w:rPr>
                <w:noProof/>
                <w:webHidden/>
              </w:rPr>
            </w:r>
            <w:r>
              <w:rPr>
                <w:noProof/>
                <w:webHidden/>
              </w:rPr>
              <w:fldChar w:fldCharType="separate"/>
            </w:r>
            <w:r>
              <w:rPr>
                <w:noProof/>
                <w:webHidden/>
              </w:rPr>
              <w:t>8</w:t>
            </w:r>
            <w:r>
              <w:rPr>
                <w:noProof/>
                <w:webHidden/>
              </w:rPr>
              <w:fldChar w:fldCharType="end"/>
            </w:r>
          </w:hyperlink>
        </w:p>
        <w:p w:rsidR="0032536D" w:rsidRDefault="0032536D" w14:paraId="324437EC" w14:textId="2139D9E9">
          <w:pPr>
            <w:pStyle w:val="TOC2"/>
            <w:tabs>
              <w:tab w:val="right" w:leader="dot" w:pos="9350"/>
            </w:tabs>
            <w:rPr>
              <w:noProof/>
              <w:kern w:val="2"/>
              <w:sz w:val="24"/>
              <w:szCs w:val="24"/>
              <w:lang w:val="en-GB" w:eastAsia="en-GB" w:bidi="he-IL"/>
              <w14:ligatures w14:val="standardContextual"/>
            </w:rPr>
          </w:pPr>
          <w:hyperlink w:history="1" w:anchor="_Toc212739357">
            <w:r w:rsidRPr="00941FE3">
              <w:rPr>
                <w:rStyle w:val="Hyperlink"/>
                <w:noProof/>
                <w:lang w:val="en-GB"/>
              </w:rPr>
              <w:t>Study Site Description &amp; Plant Biodiversity Data:</w:t>
            </w:r>
            <w:r>
              <w:rPr>
                <w:noProof/>
                <w:webHidden/>
              </w:rPr>
              <w:tab/>
            </w:r>
            <w:r>
              <w:rPr>
                <w:noProof/>
                <w:webHidden/>
              </w:rPr>
              <w:fldChar w:fldCharType="begin"/>
            </w:r>
            <w:r>
              <w:rPr>
                <w:noProof/>
                <w:webHidden/>
              </w:rPr>
              <w:instrText xml:space="preserve"> PAGEREF _Toc212739357 \h </w:instrText>
            </w:r>
            <w:r>
              <w:rPr>
                <w:noProof/>
                <w:webHidden/>
              </w:rPr>
            </w:r>
            <w:r>
              <w:rPr>
                <w:noProof/>
                <w:webHidden/>
              </w:rPr>
              <w:fldChar w:fldCharType="separate"/>
            </w:r>
            <w:r>
              <w:rPr>
                <w:noProof/>
                <w:webHidden/>
              </w:rPr>
              <w:t>9</w:t>
            </w:r>
            <w:r>
              <w:rPr>
                <w:noProof/>
                <w:webHidden/>
              </w:rPr>
              <w:fldChar w:fldCharType="end"/>
            </w:r>
          </w:hyperlink>
        </w:p>
        <w:p w:rsidR="0032536D" w:rsidRDefault="0032536D" w14:paraId="7E2226E2" w14:textId="44156886">
          <w:pPr>
            <w:pStyle w:val="TOC2"/>
            <w:tabs>
              <w:tab w:val="right" w:leader="dot" w:pos="9350"/>
            </w:tabs>
            <w:rPr>
              <w:noProof/>
              <w:kern w:val="2"/>
              <w:sz w:val="24"/>
              <w:szCs w:val="24"/>
              <w:lang w:val="en-GB" w:eastAsia="en-GB" w:bidi="he-IL"/>
              <w14:ligatures w14:val="standardContextual"/>
            </w:rPr>
          </w:pPr>
          <w:hyperlink w:history="1" w:anchor="_Toc212739358">
            <w:r w:rsidRPr="00941FE3">
              <w:rPr>
                <w:rStyle w:val="Hyperlink"/>
                <w:noProof/>
                <w:lang w:val="en-GB"/>
              </w:rPr>
              <w:t>Efficacy Evaluation of our Results:</w:t>
            </w:r>
            <w:r>
              <w:rPr>
                <w:noProof/>
                <w:webHidden/>
              </w:rPr>
              <w:tab/>
            </w:r>
            <w:r>
              <w:rPr>
                <w:noProof/>
                <w:webHidden/>
              </w:rPr>
              <w:fldChar w:fldCharType="begin"/>
            </w:r>
            <w:r>
              <w:rPr>
                <w:noProof/>
                <w:webHidden/>
              </w:rPr>
              <w:instrText xml:space="preserve"> PAGEREF _Toc212739358 \h </w:instrText>
            </w:r>
            <w:r>
              <w:rPr>
                <w:noProof/>
                <w:webHidden/>
              </w:rPr>
            </w:r>
            <w:r>
              <w:rPr>
                <w:noProof/>
                <w:webHidden/>
              </w:rPr>
              <w:fldChar w:fldCharType="separate"/>
            </w:r>
            <w:r>
              <w:rPr>
                <w:noProof/>
                <w:webHidden/>
              </w:rPr>
              <w:t>10</w:t>
            </w:r>
            <w:r>
              <w:rPr>
                <w:noProof/>
                <w:webHidden/>
              </w:rPr>
              <w:fldChar w:fldCharType="end"/>
            </w:r>
          </w:hyperlink>
        </w:p>
        <w:p w:rsidR="0032536D" w:rsidRDefault="0032536D" w14:paraId="7F3A973F" w14:textId="31D716F3">
          <w:pPr>
            <w:pStyle w:val="TOC1"/>
            <w:tabs>
              <w:tab w:val="right" w:leader="dot" w:pos="9350"/>
            </w:tabs>
            <w:rPr>
              <w:noProof/>
              <w:kern w:val="2"/>
              <w:sz w:val="24"/>
              <w:szCs w:val="24"/>
              <w:lang w:val="en-GB" w:eastAsia="en-GB" w:bidi="he-IL"/>
              <w14:ligatures w14:val="standardContextual"/>
            </w:rPr>
          </w:pPr>
          <w:hyperlink w:history="1" w:anchor="_Toc212739359">
            <w:r w:rsidRPr="00941FE3">
              <w:rPr>
                <w:rStyle w:val="Hyperlink"/>
                <w:noProof/>
                <w:lang w:val="en-GB"/>
              </w:rPr>
              <w:t>Postprint Methodology:</w:t>
            </w:r>
            <w:r>
              <w:rPr>
                <w:noProof/>
                <w:webHidden/>
              </w:rPr>
              <w:tab/>
            </w:r>
            <w:r>
              <w:rPr>
                <w:noProof/>
                <w:webHidden/>
              </w:rPr>
              <w:fldChar w:fldCharType="begin"/>
            </w:r>
            <w:r>
              <w:rPr>
                <w:noProof/>
                <w:webHidden/>
              </w:rPr>
              <w:instrText xml:space="preserve"> PAGEREF _Toc212739359 \h </w:instrText>
            </w:r>
            <w:r>
              <w:rPr>
                <w:noProof/>
                <w:webHidden/>
              </w:rPr>
            </w:r>
            <w:r>
              <w:rPr>
                <w:noProof/>
                <w:webHidden/>
              </w:rPr>
              <w:fldChar w:fldCharType="separate"/>
            </w:r>
            <w:r>
              <w:rPr>
                <w:noProof/>
                <w:webHidden/>
              </w:rPr>
              <w:t>12</w:t>
            </w:r>
            <w:r>
              <w:rPr>
                <w:noProof/>
                <w:webHidden/>
              </w:rPr>
              <w:fldChar w:fldCharType="end"/>
            </w:r>
          </w:hyperlink>
        </w:p>
        <w:p w:rsidR="0032536D" w:rsidRDefault="0032536D" w14:paraId="05C94281" w14:textId="21923D11">
          <w:pPr>
            <w:pStyle w:val="TOC2"/>
            <w:tabs>
              <w:tab w:val="right" w:leader="dot" w:pos="9350"/>
            </w:tabs>
            <w:rPr>
              <w:noProof/>
              <w:kern w:val="2"/>
              <w:sz w:val="24"/>
              <w:szCs w:val="24"/>
              <w:lang w:val="en-GB" w:eastAsia="en-GB" w:bidi="he-IL"/>
              <w14:ligatures w14:val="standardContextual"/>
            </w:rPr>
          </w:pPr>
          <w:hyperlink w:history="1" w:anchor="_Toc212739360">
            <w:r w:rsidRPr="00941FE3">
              <w:rPr>
                <w:rStyle w:val="Hyperlink"/>
                <w:noProof/>
                <w:lang w:val="en-GB"/>
              </w:rPr>
              <w:t>Study Sites:</w:t>
            </w:r>
            <w:r>
              <w:rPr>
                <w:noProof/>
                <w:webHidden/>
              </w:rPr>
              <w:tab/>
            </w:r>
            <w:r>
              <w:rPr>
                <w:noProof/>
                <w:webHidden/>
              </w:rPr>
              <w:fldChar w:fldCharType="begin"/>
            </w:r>
            <w:r>
              <w:rPr>
                <w:noProof/>
                <w:webHidden/>
              </w:rPr>
              <w:instrText xml:space="preserve"> PAGEREF _Toc212739360 \h </w:instrText>
            </w:r>
            <w:r>
              <w:rPr>
                <w:noProof/>
                <w:webHidden/>
              </w:rPr>
            </w:r>
            <w:r>
              <w:rPr>
                <w:noProof/>
                <w:webHidden/>
              </w:rPr>
              <w:fldChar w:fldCharType="separate"/>
            </w:r>
            <w:r>
              <w:rPr>
                <w:noProof/>
                <w:webHidden/>
              </w:rPr>
              <w:t>12</w:t>
            </w:r>
            <w:r>
              <w:rPr>
                <w:noProof/>
                <w:webHidden/>
              </w:rPr>
              <w:fldChar w:fldCharType="end"/>
            </w:r>
          </w:hyperlink>
        </w:p>
        <w:p w:rsidR="0032536D" w:rsidRDefault="0032536D" w14:paraId="1508F0A9" w14:textId="0AE72932">
          <w:pPr>
            <w:pStyle w:val="TOC2"/>
            <w:tabs>
              <w:tab w:val="right" w:leader="dot" w:pos="9350"/>
            </w:tabs>
            <w:rPr>
              <w:noProof/>
              <w:kern w:val="2"/>
              <w:sz w:val="24"/>
              <w:szCs w:val="24"/>
              <w:lang w:val="en-GB" w:eastAsia="en-GB" w:bidi="he-IL"/>
              <w14:ligatures w14:val="standardContextual"/>
            </w:rPr>
          </w:pPr>
          <w:hyperlink w:history="1" w:anchor="_Toc212739361">
            <w:r w:rsidRPr="00941FE3">
              <w:rPr>
                <w:rStyle w:val="Hyperlink"/>
                <w:noProof/>
                <w:lang w:val="en-GB"/>
              </w:rPr>
              <w:t>Data Preprocessing:</w:t>
            </w:r>
            <w:r>
              <w:rPr>
                <w:noProof/>
                <w:webHidden/>
              </w:rPr>
              <w:tab/>
            </w:r>
            <w:r>
              <w:rPr>
                <w:noProof/>
                <w:webHidden/>
              </w:rPr>
              <w:fldChar w:fldCharType="begin"/>
            </w:r>
            <w:r>
              <w:rPr>
                <w:noProof/>
                <w:webHidden/>
              </w:rPr>
              <w:instrText xml:space="preserve"> PAGEREF _Toc212739361 \h </w:instrText>
            </w:r>
            <w:r>
              <w:rPr>
                <w:noProof/>
                <w:webHidden/>
              </w:rPr>
            </w:r>
            <w:r>
              <w:rPr>
                <w:noProof/>
                <w:webHidden/>
              </w:rPr>
              <w:fldChar w:fldCharType="separate"/>
            </w:r>
            <w:r>
              <w:rPr>
                <w:noProof/>
                <w:webHidden/>
              </w:rPr>
              <w:t>12</w:t>
            </w:r>
            <w:r>
              <w:rPr>
                <w:noProof/>
                <w:webHidden/>
              </w:rPr>
              <w:fldChar w:fldCharType="end"/>
            </w:r>
          </w:hyperlink>
        </w:p>
        <w:p w:rsidR="0032536D" w:rsidRDefault="0032536D" w14:paraId="130533CD" w14:textId="3F23EA27">
          <w:pPr>
            <w:pStyle w:val="TOC2"/>
            <w:tabs>
              <w:tab w:val="right" w:leader="dot" w:pos="9350"/>
            </w:tabs>
            <w:rPr>
              <w:noProof/>
              <w:kern w:val="2"/>
              <w:sz w:val="24"/>
              <w:szCs w:val="24"/>
              <w:lang w:val="en-GB" w:eastAsia="en-GB" w:bidi="he-IL"/>
              <w14:ligatures w14:val="standardContextual"/>
            </w:rPr>
          </w:pPr>
          <w:hyperlink w:history="1" w:anchor="_Toc212739362">
            <w:r w:rsidRPr="00941FE3">
              <w:rPr>
                <w:rStyle w:val="Hyperlink"/>
                <w:noProof/>
                <w:lang w:val="en-GB"/>
              </w:rPr>
              <w:t>Analytical Approach:</w:t>
            </w:r>
            <w:r>
              <w:rPr>
                <w:noProof/>
                <w:webHidden/>
              </w:rPr>
              <w:tab/>
            </w:r>
            <w:r>
              <w:rPr>
                <w:noProof/>
                <w:webHidden/>
              </w:rPr>
              <w:fldChar w:fldCharType="begin"/>
            </w:r>
            <w:r>
              <w:rPr>
                <w:noProof/>
                <w:webHidden/>
              </w:rPr>
              <w:instrText xml:space="preserve"> PAGEREF _Toc212739362 \h </w:instrText>
            </w:r>
            <w:r>
              <w:rPr>
                <w:noProof/>
                <w:webHidden/>
              </w:rPr>
            </w:r>
            <w:r>
              <w:rPr>
                <w:noProof/>
                <w:webHidden/>
              </w:rPr>
              <w:fldChar w:fldCharType="separate"/>
            </w:r>
            <w:r>
              <w:rPr>
                <w:noProof/>
                <w:webHidden/>
              </w:rPr>
              <w:t>12</w:t>
            </w:r>
            <w:r>
              <w:rPr>
                <w:noProof/>
                <w:webHidden/>
              </w:rPr>
              <w:fldChar w:fldCharType="end"/>
            </w:r>
          </w:hyperlink>
        </w:p>
        <w:p w:rsidR="0032536D" w:rsidRDefault="0032536D" w14:paraId="49A0FFFC" w14:textId="61BA5F1B">
          <w:pPr>
            <w:pStyle w:val="TOC1"/>
            <w:tabs>
              <w:tab w:val="right" w:leader="dot" w:pos="9350"/>
            </w:tabs>
            <w:rPr>
              <w:noProof/>
              <w:kern w:val="2"/>
              <w:sz w:val="24"/>
              <w:szCs w:val="24"/>
              <w:lang w:val="en-GB" w:eastAsia="en-GB" w:bidi="he-IL"/>
              <w14:ligatures w14:val="standardContextual"/>
            </w:rPr>
          </w:pPr>
          <w:hyperlink w:history="1" w:anchor="_Toc212739363">
            <w:r w:rsidRPr="00941FE3">
              <w:rPr>
                <w:rStyle w:val="Hyperlink"/>
                <w:noProof/>
                <w:lang w:val="en-GB"/>
              </w:rPr>
              <w:t>Postprint Results:</w:t>
            </w:r>
            <w:r>
              <w:rPr>
                <w:noProof/>
                <w:webHidden/>
              </w:rPr>
              <w:tab/>
            </w:r>
            <w:r>
              <w:rPr>
                <w:noProof/>
                <w:webHidden/>
              </w:rPr>
              <w:fldChar w:fldCharType="begin"/>
            </w:r>
            <w:r>
              <w:rPr>
                <w:noProof/>
                <w:webHidden/>
              </w:rPr>
              <w:instrText xml:space="preserve"> PAGEREF _Toc212739363 \h </w:instrText>
            </w:r>
            <w:r>
              <w:rPr>
                <w:noProof/>
                <w:webHidden/>
              </w:rPr>
            </w:r>
            <w:r>
              <w:rPr>
                <w:noProof/>
                <w:webHidden/>
              </w:rPr>
              <w:fldChar w:fldCharType="separate"/>
            </w:r>
            <w:r>
              <w:rPr>
                <w:noProof/>
                <w:webHidden/>
              </w:rPr>
              <w:t>12</w:t>
            </w:r>
            <w:r>
              <w:rPr>
                <w:noProof/>
                <w:webHidden/>
              </w:rPr>
              <w:fldChar w:fldCharType="end"/>
            </w:r>
          </w:hyperlink>
        </w:p>
        <w:p w:rsidR="0032536D" w:rsidRDefault="0032536D" w14:paraId="40894F72" w14:textId="2B8CC2A0">
          <w:pPr>
            <w:pStyle w:val="TOC2"/>
            <w:tabs>
              <w:tab w:val="right" w:leader="dot" w:pos="9350"/>
            </w:tabs>
            <w:rPr>
              <w:noProof/>
              <w:kern w:val="2"/>
              <w:sz w:val="24"/>
              <w:szCs w:val="24"/>
              <w:lang w:val="en-GB" w:eastAsia="en-GB" w:bidi="he-IL"/>
              <w14:ligatures w14:val="standardContextual"/>
            </w:rPr>
          </w:pPr>
          <w:hyperlink w:history="1" w:anchor="_Toc212739364">
            <w:r w:rsidRPr="00941FE3">
              <w:rPr>
                <w:rStyle w:val="Hyperlink"/>
                <w:noProof/>
                <w:lang w:val="en-GB"/>
              </w:rPr>
              <w:t>Distinguishing Land-use Types in Macchia Sacra:</w:t>
            </w:r>
            <w:r>
              <w:rPr>
                <w:noProof/>
                <w:webHidden/>
              </w:rPr>
              <w:tab/>
            </w:r>
            <w:r>
              <w:rPr>
                <w:noProof/>
                <w:webHidden/>
              </w:rPr>
              <w:fldChar w:fldCharType="begin"/>
            </w:r>
            <w:r>
              <w:rPr>
                <w:noProof/>
                <w:webHidden/>
              </w:rPr>
              <w:instrText xml:space="preserve"> PAGEREF _Toc212739364 \h </w:instrText>
            </w:r>
            <w:r>
              <w:rPr>
                <w:noProof/>
                <w:webHidden/>
              </w:rPr>
            </w:r>
            <w:r>
              <w:rPr>
                <w:noProof/>
                <w:webHidden/>
              </w:rPr>
              <w:fldChar w:fldCharType="separate"/>
            </w:r>
            <w:r>
              <w:rPr>
                <w:noProof/>
                <w:webHidden/>
              </w:rPr>
              <w:t>12</w:t>
            </w:r>
            <w:r>
              <w:rPr>
                <w:noProof/>
                <w:webHidden/>
              </w:rPr>
              <w:fldChar w:fldCharType="end"/>
            </w:r>
          </w:hyperlink>
        </w:p>
        <w:p w:rsidR="0032536D" w:rsidRDefault="0032536D" w14:paraId="6EB9ADA4" w14:textId="49B40DA0">
          <w:pPr>
            <w:pStyle w:val="TOC2"/>
            <w:tabs>
              <w:tab w:val="right" w:leader="dot" w:pos="9350"/>
            </w:tabs>
            <w:rPr>
              <w:noProof/>
              <w:kern w:val="2"/>
              <w:sz w:val="24"/>
              <w:szCs w:val="24"/>
              <w:lang w:val="en-GB" w:eastAsia="en-GB" w:bidi="he-IL"/>
              <w14:ligatures w14:val="standardContextual"/>
            </w:rPr>
          </w:pPr>
          <w:hyperlink w:history="1" w:anchor="_Toc212739365">
            <w:r w:rsidRPr="00941FE3">
              <w:rPr>
                <w:rStyle w:val="Hyperlink"/>
                <w:noProof/>
                <w:lang w:val="en-GB"/>
              </w:rPr>
              <w:t>Monitoring Rewilding of the Knepp Estate:</w:t>
            </w:r>
            <w:r>
              <w:rPr>
                <w:noProof/>
                <w:webHidden/>
              </w:rPr>
              <w:tab/>
            </w:r>
            <w:r>
              <w:rPr>
                <w:noProof/>
                <w:webHidden/>
              </w:rPr>
              <w:fldChar w:fldCharType="begin"/>
            </w:r>
            <w:r>
              <w:rPr>
                <w:noProof/>
                <w:webHidden/>
              </w:rPr>
              <w:instrText xml:space="preserve"> PAGEREF _Toc212739365 \h </w:instrText>
            </w:r>
            <w:r>
              <w:rPr>
                <w:noProof/>
                <w:webHidden/>
              </w:rPr>
            </w:r>
            <w:r>
              <w:rPr>
                <w:noProof/>
                <w:webHidden/>
              </w:rPr>
              <w:fldChar w:fldCharType="separate"/>
            </w:r>
            <w:r>
              <w:rPr>
                <w:noProof/>
                <w:webHidden/>
              </w:rPr>
              <w:t>13</w:t>
            </w:r>
            <w:r>
              <w:rPr>
                <w:noProof/>
                <w:webHidden/>
              </w:rPr>
              <w:fldChar w:fldCharType="end"/>
            </w:r>
          </w:hyperlink>
        </w:p>
        <w:p w:rsidR="0032536D" w:rsidRDefault="0032536D" w14:paraId="644755A0" w14:textId="6FD59AA3">
          <w:pPr>
            <w:pStyle w:val="TOC2"/>
            <w:tabs>
              <w:tab w:val="right" w:leader="dot" w:pos="9350"/>
            </w:tabs>
            <w:rPr>
              <w:noProof/>
              <w:kern w:val="2"/>
              <w:sz w:val="24"/>
              <w:szCs w:val="24"/>
              <w:lang w:val="en-GB" w:eastAsia="en-GB" w:bidi="he-IL"/>
              <w14:ligatures w14:val="standardContextual"/>
            </w:rPr>
          </w:pPr>
          <w:hyperlink w:history="1" w:anchor="_Toc212739366">
            <w:r w:rsidRPr="00941FE3">
              <w:rPr>
                <w:rStyle w:val="Hyperlink"/>
                <w:noProof/>
                <w:lang w:val="en-GB"/>
              </w:rPr>
              <w:t>Assessing Land-use Type Diversity in Kilimanjaro National Park:</w:t>
            </w:r>
            <w:r>
              <w:rPr>
                <w:noProof/>
                <w:webHidden/>
              </w:rPr>
              <w:tab/>
            </w:r>
            <w:r>
              <w:rPr>
                <w:noProof/>
                <w:webHidden/>
              </w:rPr>
              <w:fldChar w:fldCharType="begin"/>
            </w:r>
            <w:r>
              <w:rPr>
                <w:noProof/>
                <w:webHidden/>
              </w:rPr>
              <w:instrText xml:space="preserve"> PAGEREF _Toc212739366 \h </w:instrText>
            </w:r>
            <w:r>
              <w:rPr>
                <w:noProof/>
                <w:webHidden/>
              </w:rPr>
            </w:r>
            <w:r>
              <w:rPr>
                <w:noProof/>
                <w:webHidden/>
              </w:rPr>
              <w:fldChar w:fldCharType="separate"/>
            </w:r>
            <w:r>
              <w:rPr>
                <w:noProof/>
                <w:webHidden/>
              </w:rPr>
              <w:t>13</w:t>
            </w:r>
            <w:r>
              <w:rPr>
                <w:noProof/>
                <w:webHidden/>
              </w:rPr>
              <w:fldChar w:fldCharType="end"/>
            </w:r>
          </w:hyperlink>
        </w:p>
        <w:p w:rsidR="0032536D" w:rsidRDefault="0032536D" w14:paraId="1FACCE71" w14:textId="6DC4182F">
          <w:pPr>
            <w:pStyle w:val="TOC1"/>
            <w:tabs>
              <w:tab w:val="right" w:leader="dot" w:pos="9350"/>
            </w:tabs>
            <w:rPr>
              <w:noProof/>
              <w:kern w:val="2"/>
              <w:sz w:val="24"/>
              <w:szCs w:val="24"/>
              <w:lang w:val="en-GB" w:eastAsia="en-GB" w:bidi="he-IL"/>
              <w14:ligatures w14:val="standardContextual"/>
            </w:rPr>
          </w:pPr>
          <w:hyperlink w:history="1" w:anchor="_Toc212739367">
            <w:r w:rsidRPr="00941FE3">
              <w:rPr>
                <w:rStyle w:val="Hyperlink"/>
                <w:noProof/>
                <w:lang w:val="en-GB"/>
              </w:rPr>
              <w:t>Preprint Discussion:</w:t>
            </w:r>
            <w:r>
              <w:rPr>
                <w:noProof/>
                <w:webHidden/>
              </w:rPr>
              <w:tab/>
            </w:r>
            <w:r>
              <w:rPr>
                <w:noProof/>
                <w:webHidden/>
              </w:rPr>
              <w:fldChar w:fldCharType="begin"/>
            </w:r>
            <w:r>
              <w:rPr>
                <w:noProof/>
                <w:webHidden/>
              </w:rPr>
              <w:instrText xml:space="preserve"> PAGEREF _Toc212739367 \h </w:instrText>
            </w:r>
            <w:r>
              <w:rPr>
                <w:noProof/>
                <w:webHidden/>
              </w:rPr>
            </w:r>
            <w:r>
              <w:rPr>
                <w:noProof/>
                <w:webHidden/>
              </w:rPr>
              <w:fldChar w:fldCharType="separate"/>
            </w:r>
            <w:r>
              <w:rPr>
                <w:noProof/>
                <w:webHidden/>
              </w:rPr>
              <w:t>13</w:t>
            </w:r>
            <w:r>
              <w:rPr>
                <w:noProof/>
                <w:webHidden/>
              </w:rPr>
              <w:fldChar w:fldCharType="end"/>
            </w:r>
          </w:hyperlink>
        </w:p>
        <w:p w:rsidR="0032536D" w:rsidRDefault="0032536D" w14:paraId="43788D6E" w14:textId="45BC230B">
          <w:pPr>
            <w:pStyle w:val="TOC1"/>
            <w:tabs>
              <w:tab w:val="right" w:leader="dot" w:pos="9350"/>
            </w:tabs>
            <w:rPr>
              <w:noProof/>
              <w:kern w:val="2"/>
              <w:sz w:val="24"/>
              <w:szCs w:val="24"/>
              <w:lang w:val="en-GB" w:eastAsia="en-GB" w:bidi="he-IL"/>
              <w14:ligatures w14:val="standardContextual"/>
            </w:rPr>
          </w:pPr>
          <w:hyperlink w:history="1" w:anchor="_Toc212739368">
            <w:r w:rsidRPr="00941FE3">
              <w:rPr>
                <w:rStyle w:val="Hyperlink"/>
                <w:noProof/>
                <w:lang w:val="en-GB"/>
              </w:rPr>
              <w:t>Postprint Discussion:</w:t>
            </w:r>
            <w:r>
              <w:rPr>
                <w:noProof/>
                <w:webHidden/>
              </w:rPr>
              <w:tab/>
            </w:r>
            <w:r>
              <w:rPr>
                <w:noProof/>
                <w:webHidden/>
              </w:rPr>
              <w:fldChar w:fldCharType="begin"/>
            </w:r>
            <w:r>
              <w:rPr>
                <w:noProof/>
                <w:webHidden/>
              </w:rPr>
              <w:instrText xml:space="preserve"> PAGEREF _Toc212739368 \h </w:instrText>
            </w:r>
            <w:r>
              <w:rPr>
                <w:noProof/>
                <w:webHidden/>
              </w:rPr>
            </w:r>
            <w:r>
              <w:rPr>
                <w:noProof/>
                <w:webHidden/>
              </w:rPr>
              <w:fldChar w:fldCharType="separate"/>
            </w:r>
            <w:r>
              <w:rPr>
                <w:noProof/>
                <w:webHidden/>
              </w:rPr>
              <w:t>14</w:t>
            </w:r>
            <w:r>
              <w:rPr>
                <w:noProof/>
                <w:webHidden/>
              </w:rPr>
              <w:fldChar w:fldCharType="end"/>
            </w:r>
          </w:hyperlink>
        </w:p>
        <w:p w:rsidR="0032536D" w:rsidRDefault="0032536D" w14:paraId="02D6A0A3" w14:textId="590D6A98">
          <w:pPr>
            <w:pStyle w:val="TOC1"/>
            <w:tabs>
              <w:tab w:val="right" w:leader="dot" w:pos="9350"/>
            </w:tabs>
            <w:rPr>
              <w:noProof/>
              <w:kern w:val="2"/>
              <w:sz w:val="24"/>
              <w:szCs w:val="24"/>
              <w:lang w:val="en-GB" w:eastAsia="en-GB" w:bidi="he-IL"/>
              <w14:ligatures w14:val="standardContextual"/>
            </w:rPr>
          </w:pPr>
          <w:hyperlink w:history="1" w:anchor="_Toc212739369">
            <w:r w:rsidRPr="00941FE3">
              <w:rPr>
                <w:rStyle w:val="Hyperlink"/>
                <w:noProof/>
                <w:lang w:val="en-GB"/>
              </w:rPr>
              <w:t>Preprint Conclusion:</w:t>
            </w:r>
            <w:r>
              <w:rPr>
                <w:noProof/>
                <w:webHidden/>
              </w:rPr>
              <w:tab/>
            </w:r>
            <w:r>
              <w:rPr>
                <w:noProof/>
                <w:webHidden/>
              </w:rPr>
              <w:fldChar w:fldCharType="begin"/>
            </w:r>
            <w:r>
              <w:rPr>
                <w:noProof/>
                <w:webHidden/>
              </w:rPr>
              <w:instrText xml:space="preserve"> PAGEREF _Toc212739369 \h </w:instrText>
            </w:r>
            <w:r>
              <w:rPr>
                <w:noProof/>
                <w:webHidden/>
              </w:rPr>
            </w:r>
            <w:r>
              <w:rPr>
                <w:noProof/>
                <w:webHidden/>
              </w:rPr>
              <w:fldChar w:fldCharType="separate"/>
            </w:r>
            <w:r>
              <w:rPr>
                <w:noProof/>
                <w:webHidden/>
              </w:rPr>
              <w:t>14</w:t>
            </w:r>
            <w:r>
              <w:rPr>
                <w:noProof/>
                <w:webHidden/>
              </w:rPr>
              <w:fldChar w:fldCharType="end"/>
            </w:r>
          </w:hyperlink>
        </w:p>
        <w:p w:rsidR="0032536D" w:rsidRDefault="0032536D" w14:paraId="7EDD415D" w14:textId="2D3A3F63">
          <w:pPr>
            <w:pStyle w:val="TOC1"/>
            <w:tabs>
              <w:tab w:val="right" w:leader="dot" w:pos="9350"/>
            </w:tabs>
            <w:rPr>
              <w:noProof/>
              <w:kern w:val="2"/>
              <w:sz w:val="24"/>
              <w:szCs w:val="24"/>
              <w:lang w:val="en-GB" w:eastAsia="en-GB" w:bidi="he-IL"/>
              <w14:ligatures w14:val="standardContextual"/>
            </w:rPr>
          </w:pPr>
          <w:hyperlink w:history="1" w:anchor="_Toc212739370">
            <w:r w:rsidRPr="00941FE3">
              <w:rPr>
                <w:rStyle w:val="Hyperlink"/>
                <w:noProof/>
                <w:lang w:val="en-GB"/>
              </w:rPr>
              <w:t>Postprint Conclusion:</w:t>
            </w:r>
            <w:r>
              <w:rPr>
                <w:noProof/>
                <w:webHidden/>
              </w:rPr>
              <w:tab/>
            </w:r>
            <w:r>
              <w:rPr>
                <w:noProof/>
                <w:webHidden/>
              </w:rPr>
              <w:fldChar w:fldCharType="begin"/>
            </w:r>
            <w:r>
              <w:rPr>
                <w:noProof/>
                <w:webHidden/>
              </w:rPr>
              <w:instrText xml:space="preserve"> PAGEREF _Toc212739370 \h </w:instrText>
            </w:r>
            <w:r>
              <w:rPr>
                <w:noProof/>
                <w:webHidden/>
              </w:rPr>
            </w:r>
            <w:r>
              <w:rPr>
                <w:noProof/>
                <w:webHidden/>
              </w:rPr>
              <w:fldChar w:fldCharType="separate"/>
            </w:r>
            <w:r>
              <w:rPr>
                <w:noProof/>
                <w:webHidden/>
              </w:rPr>
              <w:t>14</w:t>
            </w:r>
            <w:r>
              <w:rPr>
                <w:noProof/>
                <w:webHidden/>
              </w:rPr>
              <w:fldChar w:fldCharType="end"/>
            </w:r>
          </w:hyperlink>
        </w:p>
        <w:p w:rsidR="0032536D" w:rsidRDefault="0032536D" w14:paraId="092176D1" w14:textId="0F9332A3">
          <w:pPr>
            <w:pStyle w:val="TOC1"/>
            <w:tabs>
              <w:tab w:val="right" w:leader="dot" w:pos="9350"/>
            </w:tabs>
            <w:rPr>
              <w:noProof/>
              <w:kern w:val="2"/>
              <w:sz w:val="24"/>
              <w:szCs w:val="24"/>
              <w:lang w:val="en-GB" w:eastAsia="en-GB" w:bidi="he-IL"/>
              <w14:ligatures w14:val="standardContextual"/>
            </w:rPr>
          </w:pPr>
          <w:hyperlink w:history="1" w:anchor="_Toc212739371">
            <w:r w:rsidRPr="00941FE3">
              <w:rPr>
                <w:rStyle w:val="Hyperlink"/>
                <w:noProof/>
                <w:lang w:val="en-GB"/>
              </w:rPr>
              <w:t>Preprint GitHub &amp; Data Repositories:</w:t>
            </w:r>
            <w:r>
              <w:rPr>
                <w:noProof/>
                <w:webHidden/>
              </w:rPr>
              <w:tab/>
            </w:r>
            <w:r>
              <w:rPr>
                <w:noProof/>
                <w:webHidden/>
              </w:rPr>
              <w:fldChar w:fldCharType="begin"/>
            </w:r>
            <w:r>
              <w:rPr>
                <w:noProof/>
                <w:webHidden/>
              </w:rPr>
              <w:instrText xml:space="preserve"> PAGEREF _Toc212739371 \h </w:instrText>
            </w:r>
            <w:r>
              <w:rPr>
                <w:noProof/>
                <w:webHidden/>
              </w:rPr>
            </w:r>
            <w:r>
              <w:rPr>
                <w:noProof/>
                <w:webHidden/>
              </w:rPr>
              <w:fldChar w:fldCharType="separate"/>
            </w:r>
            <w:r>
              <w:rPr>
                <w:noProof/>
                <w:webHidden/>
              </w:rPr>
              <w:t>14</w:t>
            </w:r>
            <w:r>
              <w:rPr>
                <w:noProof/>
                <w:webHidden/>
              </w:rPr>
              <w:fldChar w:fldCharType="end"/>
            </w:r>
          </w:hyperlink>
        </w:p>
        <w:p w:rsidR="0032536D" w:rsidRDefault="0032536D" w14:paraId="63D7D4DD" w14:textId="326111A0">
          <w:pPr>
            <w:pStyle w:val="TOC1"/>
            <w:tabs>
              <w:tab w:val="right" w:leader="dot" w:pos="9350"/>
            </w:tabs>
            <w:rPr>
              <w:noProof/>
              <w:kern w:val="2"/>
              <w:sz w:val="24"/>
              <w:szCs w:val="24"/>
              <w:lang w:val="en-GB" w:eastAsia="en-GB" w:bidi="he-IL"/>
              <w14:ligatures w14:val="standardContextual"/>
            </w:rPr>
          </w:pPr>
          <w:hyperlink w:history="1" w:anchor="_Toc212739372">
            <w:r w:rsidRPr="00941FE3">
              <w:rPr>
                <w:rStyle w:val="Hyperlink"/>
                <w:noProof/>
                <w:lang w:val="en-GB"/>
              </w:rPr>
              <w:t>Preprint Acknowledgements:</w:t>
            </w:r>
            <w:r>
              <w:rPr>
                <w:noProof/>
                <w:webHidden/>
              </w:rPr>
              <w:tab/>
            </w:r>
            <w:r>
              <w:rPr>
                <w:noProof/>
                <w:webHidden/>
              </w:rPr>
              <w:fldChar w:fldCharType="begin"/>
            </w:r>
            <w:r>
              <w:rPr>
                <w:noProof/>
                <w:webHidden/>
              </w:rPr>
              <w:instrText xml:space="preserve"> PAGEREF _Toc212739372 \h </w:instrText>
            </w:r>
            <w:r>
              <w:rPr>
                <w:noProof/>
                <w:webHidden/>
              </w:rPr>
            </w:r>
            <w:r>
              <w:rPr>
                <w:noProof/>
                <w:webHidden/>
              </w:rPr>
              <w:fldChar w:fldCharType="separate"/>
            </w:r>
            <w:r>
              <w:rPr>
                <w:noProof/>
                <w:webHidden/>
              </w:rPr>
              <w:t>14</w:t>
            </w:r>
            <w:r>
              <w:rPr>
                <w:noProof/>
                <w:webHidden/>
              </w:rPr>
              <w:fldChar w:fldCharType="end"/>
            </w:r>
          </w:hyperlink>
        </w:p>
        <w:p w:rsidR="0032536D" w:rsidRDefault="0032536D" w14:paraId="6A0E112D" w14:textId="529FB852">
          <w:pPr>
            <w:pStyle w:val="TOC1"/>
            <w:tabs>
              <w:tab w:val="right" w:leader="dot" w:pos="9350"/>
            </w:tabs>
            <w:rPr>
              <w:noProof/>
              <w:kern w:val="2"/>
              <w:sz w:val="24"/>
              <w:szCs w:val="24"/>
              <w:lang w:val="en-GB" w:eastAsia="en-GB" w:bidi="he-IL"/>
              <w14:ligatures w14:val="standardContextual"/>
            </w:rPr>
          </w:pPr>
          <w:hyperlink w:history="1" w:anchor="_Toc212739373">
            <w:r w:rsidRPr="00941FE3">
              <w:rPr>
                <w:rStyle w:val="Hyperlink"/>
                <w:noProof/>
                <w:lang w:val="en-GB"/>
              </w:rPr>
              <w:t>References:</w:t>
            </w:r>
            <w:r>
              <w:rPr>
                <w:noProof/>
                <w:webHidden/>
              </w:rPr>
              <w:tab/>
            </w:r>
            <w:r>
              <w:rPr>
                <w:noProof/>
                <w:webHidden/>
              </w:rPr>
              <w:fldChar w:fldCharType="begin"/>
            </w:r>
            <w:r>
              <w:rPr>
                <w:noProof/>
                <w:webHidden/>
              </w:rPr>
              <w:instrText xml:space="preserve"> PAGEREF _Toc212739373 \h </w:instrText>
            </w:r>
            <w:r>
              <w:rPr>
                <w:noProof/>
                <w:webHidden/>
              </w:rPr>
            </w:r>
            <w:r>
              <w:rPr>
                <w:noProof/>
                <w:webHidden/>
              </w:rPr>
              <w:fldChar w:fldCharType="separate"/>
            </w:r>
            <w:r>
              <w:rPr>
                <w:noProof/>
                <w:webHidden/>
              </w:rPr>
              <w:t>15</w:t>
            </w:r>
            <w:r>
              <w:rPr>
                <w:noProof/>
                <w:webHidden/>
              </w:rPr>
              <w:fldChar w:fldCharType="end"/>
            </w:r>
          </w:hyperlink>
        </w:p>
        <w:p w:rsidR="00144D2F" w:rsidRDefault="00144D2F" w14:paraId="6DD7DC6F" w14:textId="38B5E4F5">
          <w:r>
            <w:rPr>
              <w:b/>
              <w:bCs/>
              <w:noProof/>
            </w:rPr>
            <w:fldChar w:fldCharType="end"/>
          </w:r>
        </w:p>
      </w:sdtContent>
    </w:sdt>
    <w:p w:rsidRPr="002F43FC" w:rsidR="27506802" w:rsidP="004539B2" w:rsidRDefault="009E0D5C" w14:paraId="172D1018" w14:textId="0D93384A">
      <w:pPr>
        <w:pStyle w:val="Heading1"/>
      </w:pPr>
      <w:bookmarkStart w:name="_Toc212739350" w:id="9"/>
      <w:r>
        <w:t xml:space="preserve">Preprint </w:t>
      </w:r>
      <w:r w:rsidR="004539B2">
        <w:t>Abstract:</w:t>
      </w:r>
      <w:bookmarkEnd w:id="9"/>
    </w:p>
    <w:p w:rsidRPr="002F43FC" w:rsidR="00143878" w:rsidRDefault="00D45851" w14:paraId="25F7BD7F" w14:textId="77777777">
      <w:pPr>
        <w:pStyle w:val="FirstParagraph"/>
        <w:rPr>
          <w:lang w:val="en-GB"/>
        </w:rPr>
      </w:pPr>
      <w:r w:rsidRPr="002F43FC">
        <w:rPr>
          <w:lang w:val="en-GB"/>
        </w:rPr>
        <w:t>During the 2024 B-Cubed Hackathon, we extended the R package “</w:t>
      </w:r>
      <w:proofErr w:type="spellStart"/>
      <w:r w:rsidRPr="002F43FC">
        <w:rPr>
          <w:rStyle w:val="VerbatimChar"/>
          <w:lang w:val="en-GB"/>
        </w:rPr>
        <w:t>rasterdiv</w:t>
      </w:r>
      <w:proofErr w:type="spellEnd"/>
      <w:r w:rsidRPr="002F43FC">
        <w:rPr>
          <w:lang w:val="en-GB"/>
        </w:rPr>
        <w:t xml:space="preserve">” by incorporating Time-Weighted Dynamic Time Warping (TWDTW) to the package’s pre-existing </w:t>
      </w:r>
      <w:proofErr w:type="spellStart"/>
      <w:r w:rsidRPr="002F43FC">
        <w:rPr>
          <w:rStyle w:val="VerbatimChar"/>
          <w:lang w:val="en-GB"/>
        </w:rPr>
        <w:t>paRao</w:t>
      </w:r>
      <w:proofErr w:type="spellEnd"/>
      <w:r w:rsidRPr="002F43FC">
        <w:rPr>
          <w:rStyle w:val="VerbatimChar"/>
          <w:lang w:val="en-GB"/>
        </w:rPr>
        <w:t>()</w:t>
      </w:r>
      <w:r w:rsidRPr="002F43FC">
        <w:rPr>
          <w:lang w:val="en-GB"/>
        </w:rPr>
        <w:t xml:space="preserve"> function for the calculation of parametric Rao’s Quadratic Diversity (Rao’s Q) index. This expands the user’s ability to biodiversity trends when using time series of Earth Observations. Biodiversity indices like Shannon’s H do not consider </w:t>
      </w:r>
      <w:proofErr w:type="spellStart"/>
      <w:r w:rsidRPr="002F43FC">
        <w:rPr>
          <w:lang w:val="en-GB"/>
        </w:rPr>
        <w:t>spatio</w:t>
      </w:r>
      <w:proofErr w:type="spellEnd"/>
      <w:r w:rsidRPr="002F43FC">
        <w:rPr>
          <w:lang w:val="en-GB"/>
        </w:rPr>
        <w:t>-temporal dynamics, and others (e.g. Rao’s Q) only incorporate geographic distance between observations, often leaving phenological variation overlooked.</w:t>
      </w:r>
    </w:p>
    <w:p w:rsidRPr="002F43FC" w:rsidR="00143878" w:rsidRDefault="00D45851" w14:paraId="48280DDA" w14:textId="77777777">
      <w:pPr>
        <w:pStyle w:val="BodyText"/>
        <w:rPr>
          <w:lang w:val="en-GB"/>
        </w:rPr>
      </w:pPr>
      <w:r w:rsidRPr="002F43FC">
        <w:rPr>
          <w:lang w:val="en-GB"/>
        </w:rPr>
        <w:t xml:space="preserve">Through integrating TWDTW into the </w:t>
      </w:r>
      <w:proofErr w:type="spellStart"/>
      <w:r w:rsidRPr="002F43FC">
        <w:rPr>
          <w:rStyle w:val="VerbatimChar"/>
          <w:lang w:val="en-GB"/>
        </w:rPr>
        <w:t>paRao</w:t>
      </w:r>
      <w:proofErr w:type="spellEnd"/>
      <w:r w:rsidRPr="002F43FC">
        <w:rPr>
          <w:rStyle w:val="VerbatimChar"/>
          <w:lang w:val="en-GB"/>
        </w:rPr>
        <w:t>()</w:t>
      </w:r>
      <w:r w:rsidRPr="002F43FC">
        <w:rPr>
          <w:lang w:val="en-GB"/>
        </w:rPr>
        <w:t xml:space="preserve"> function, users can assess different facets of an ecosystem’s biodiversity by incorporating phenological differences among its plant communities. This is also valuable to distinguish between natural habitats that follow a seasonal phenological trend and artificial land cover types, which may lack phenological changes. Previous studies have also found that the time weighting ability of TWDTW enables the discernment of different floral community types which could otherwise be misclassified as the same with traditional Dynamic Time Warping (DTW).</w:t>
      </w:r>
    </w:p>
    <w:p w:rsidRPr="002F43FC" w:rsidR="00143878" w:rsidRDefault="00D45851" w14:paraId="43D4DCF7" w14:textId="77777777">
      <w:pPr>
        <w:pStyle w:val="BodyText"/>
        <w:rPr>
          <w:lang w:val="en-GB"/>
        </w:rPr>
      </w:pPr>
      <w:r w:rsidRPr="002F43FC">
        <w:rPr>
          <w:lang w:val="en-GB"/>
        </w:rPr>
        <w:t xml:space="preserve">To evaluate the efficacy of TWDTW within the </w:t>
      </w:r>
      <w:proofErr w:type="spellStart"/>
      <w:r w:rsidRPr="002F43FC">
        <w:rPr>
          <w:rStyle w:val="VerbatimChar"/>
          <w:lang w:val="en-GB"/>
        </w:rPr>
        <w:t>paRao</w:t>
      </w:r>
      <w:proofErr w:type="spellEnd"/>
      <w:r w:rsidRPr="002F43FC">
        <w:rPr>
          <w:rStyle w:val="VerbatimChar"/>
          <w:lang w:val="en-GB"/>
        </w:rPr>
        <w:t>()</w:t>
      </w:r>
      <w:r w:rsidRPr="002F43FC">
        <w:rPr>
          <w:lang w:val="en-GB"/>
        </w:rPr>
        <w:t xml:space="preserve"> function, we compared the ability of TWDTW Rao’s Q index against other biodiversity indices at classifying the different plant communities in a disturbed grassland in Calabria, Italy. Our study used a Plant Phenological Index (PPI) time series from the Sentinel-2 satellite network. The results indicated that accounting for phenological cycles can filter out artefacts and better distinguish habitats with differing plant species diversity. This improves the ability to assess ecosystem changes through space and time, providing a more comprehensive understanding of biodiversity dynamics, and the ability to gauge the resilience of different vegetation patches.</w:t>
      </w:r>
    </w:p>
    <w:p w:rsidRPr="002F43FC" w:rsidR="00143878" w:rsidRDefault="00D45851" w14:paraId="042E7109" w14:textId="77777777">
      <w:pPr>
        <w:pStyle w:val="BodyText"/>
        <w:rPr>
          <w:lang w:val="en-GB"/>
        </w:rPr>
      </w:pPr>
      <w:r w:rsidRPr="002F43FC">
        <w:rPr>
          <w:lang w:val="en-GB"/>
        </w:rPr>
        <w:t xml:space="preserve">We conclude that the inclusion of plant phenology in biodiversity assessment is necessary, and that our modifications to </w:t>
      </w:r>
      <w:proofErr w:type="spellStart"/>
      <w:r w:rsidRPr="002F43FC">
        <w:rPr>
          <w:rStyle w:val="VerbatimChar"/>
          <w:lang w:val="en-GB"/>
        </w:rPr>
        <w:t>paRao</w:t>
      </w:r>
      <w:proofErr w:type="spellEnd"/>
      <w:r w:rsidRPr="002F43FC">
        <w:rPr>
          <w:rStyle w:val="VerbatimChar"/>
          <w:lang w:val="en-GB"/>
        </w:rPr>
        <w:t>()</w:t>
      </w:r>
      <w:r w:rsidRPr="002F43FC">
        <w:rPr>
          <w:lang w:val="en-GB"/>
        </w:rPr>
        <w:t xml:space="preserve"> will be valuable to facilitate the accurate detection and description of ecosystem trends in response to our changing environment.</w:t>
      </w:r>
    </w:p>
    <w:p w:rsidRPr="002F43FC" w:rsidR="00143878" w:rsidRDefault="00ED5EAD" w14:paraId="6C5B5550" w14:textId="31D2B7D6">
      <w:pPr>
        <w:pStyle w:val="Heading1"/>
        <w:rPr>
          <w:lang w:val="en-GB"/>
        </w:rPr>
      </w:pPr>
      <w:bookmarkStart w:name="_Toc212739351" w:id="10"/>
      <w:bookmarkStart w:name="introduction" w:id="11"/>
      <w:bookmarkEnd w:id="6"/>
      <w:r>
        <w:rPr>
          <w:lang w:val="en-GB"/>
        </w:rPr>
        <w:t>Preprint</w:t>
      </w:r>
      <w:r w:rsidR="00522F71">
        <w:rPr>
          <w:lang w:val="en-GB"/>
        </w:rPr>
        <w:t xml:space="preserve"> </w:t>
      </w:r>
      <w:r w:rsidRPr="002F43FC">
        <w:rPr>
          <w:lang w:val="en-GB"/>
        </w:rPr>
        <w:t>Introduction:</w:t>
      </w:r>
      <w:bookmarkEnd w:id="10"/>
    </w:p>
    <w:p w:rsidRPr="002F43FC" w:rsidR="00143878" w:rsidRDefault="00D45851" w14:paraId="7532BFA7" w14:textId="77777777">
      <w:pPr>
        <w:pStyle w:val="FirstParagraph"/>
        <w:rPr>
          <w:lang w:val="en-GB"/>
        </w:rPr>
      </w:pPr>
      <w:r w:rsidRPr="002F43FC">
        <w:rPr>
          <w:lang w:val="en-GB"/>
        </w:rPr>
        <w:t>The B-Cubed Hackathon brought together computer scientists and ecologists from a variety of institutions to rapidly create novel informatics solutions to the biodiversity challenges facing the planet. We identified that the addition of time-weighting to the R package “</w:t>
      </w:r>
      <w:proofErr w:type="spellStart"/>
      <w:r w:rsidRPr="002F43FC">
        <w:rPr>
          <w:rStyle w:val="VerbatimChar"/>
          <w:lang w:val="en-GB"/>
        </w:rPr>
        <w:t>rasterdiv</w:t>
      </w:r>
      <w:proofErr w:type="spellEnd"/>
      <w:r w:rsidRPr="002F43FC">
        <w:rPr>
          <w:lang w:val="en-GB"/>
        </w:rPr>
        <w:t xml:space="preserve">” would be a worthwhile contribution to the environmental informatics community. </w:t>
      </w:r>
      <w:proofErr w:type="spellStart"/>
      <w:r w:rsidRPr="002F43FC">
        <w:rPr>
          <w:rStyle w:val="VerbatimChar"/>
          <w:lang w:val="en-GB"/>
        </w:rPr>
        <w:t>rasterdiv</w:t>
      </w:r>
      <w:proofErr w:type="spellEnd"/>
      <w:r w:rsidRPr="002F43FC">
        <w:rPr>
          <w:lang w:val="en-GB"/>
        </w:rPr>
        <w:t xml:space="preserve"> was created to calculate biodiversity indices from numerical matrices in the R programming environment.</w:t>
      </w:r>
    </w:p>
    <w:p w:rsidRPr="002F43FC" w:rsidR="00143878" w:rsidRDefault="00D45851" w14:paraId="0D38C766" w14:textId="77777777">
      <w:pPr>
        <w:pStyle w:val="BodyText"/>
        <w:rPr>
          <w:lang w:val="en-GB"/>
        </w:rPr>
      </w:pPr>
      <w:r w:rsidRPr="002F43FC">
        <w:rPr>
          <w:lang w:val="en-GB"/>
        </w:rPr>
        <w:t xml:space="preserve">Biodiversity indices included in </w:t>
      </w:r>
      <w:proofErr w:type="spellStart"/>
      <w:r w:rsidRPr="002F43FC">
        <w:rPr>
          <w:rStyle w:val="VerbatimChar"/>
          <w:lang w:val="en-GB"/>
        </w:rPr>
        <w:t>rasterdiv</w:t>
      </w:r>
      <w:proofErr w:type="spellEnd"/>
      <w:r w:rsidRPr="002F43FC">
        <w:rPr>
          <w:lang w:val="en-GB"/>
        </w:rPr>
        <w:t xml:space="preserve"> currently focus on the spatial component. Here we outline how our extension to the pre-existing implementation of Rao’s Q diversity indices (</w:t>
      </w:r>
      <w:proofErr w:type="spellStart"/>
      <w:r w:rsidRPr="002F43FC">
        <w:rPr>
          <w:lang w:val="en-GB"/>
        </w:rPr>
        <w:t>Rocchini</w:t>
      </w:r>
      <w:proofErr w:type="spellEnd"/>
      <w:r w:rsidRPr="002F43FC">
        <w:rPr>
          <w:lang w:val="en-GB"/>
        </w:rPr>
        <w:t>, Marcantonio, and Ricotta 2017) can explicitly account for the temporal dimension of data, alongside the relevant biological context to our extension.</w:t>
      </w:r>
    </w:p>
    <w:p w:rsidRPr="002F43FC" w:rsidR="00143878" w:rsidRDefault="00D45851" w14:paraId="3E589B75" w14:textId="77777777">
      <w:pPr>
        <w:pStyle w:val="Heading2"/>
        <w:rPr>
          <w:lang w:val="en-GB"/>
        </w:rPr>
      </w:pPr>
      <w:bookmarkStart w:name="_Toc212739352" w:id="12"/>
      <w:bookmarkStart w:name="the-importance-of-biodiversity-indices" w:id="13"/>
      <w:r w:rsidRPr="002F43FC">
        <w:rPr>
          <w:lang w:val="en-GB"/>
        </w:rPr>
        <w:t>The Importance of Biodiversity Indices:</w:t>
      </w:r>
      <w:bookmarkEnd w:id="12"/>
    </w:p>
    <w:p w:rsidRPr="002F43FC" w:rsidR="00143878" w:rsidRDefault="00D45851" w14:paraId="36588284" w14:textId="77777777">
      <w:pPr>
        <w:pStyle w:val="FirstParagraph"/>
        <w:rPr>
          <w:lang w:val="en-GB"/>
        </w:rPr>
      </w:pPr>
      <w:r w:rsidRPr="002F43FC">
        <w:rPr>
          <w:lang w:val="en-GB"/>
        </w:rPr>
        <w:t>Ecosystems with heterogeneous biota have been shown both experimentally and theoretically to provide greater utility to all the agents which comprise that ecosystem (Zhang et al. 2022). This is through the provision of more resources and a greater variety of niches available for species. This subsequently increases the value of ecosystem services provided to the people in communities surrounding an ecosystem. Heterogeneous ecosystems are typically also more resilient to disturbances they experience, likely because they have functional redundancy (Mace, Norris, and Fitter 2012). Due to the centrality of biodiversity to healthy ecosystem functioning, quantitative measures of biodiversity are required to understand how ecosystems are responding to ongoing environmental changes, such as shifting land use patterns and climate change.</w:t>
      </w:r>
    </w:p>
    <w:p w:rsidRPr="002F43FC" w:rsidR="00143878" w:rsidRDefault="00D45851" w14:paraId="4995E8FE" w14:textId="77777777">
      <w:pPr>
        <w:pStyle w:val="BodyText"/>
        <w:rPr>
          <w:lang w:val="en-GB"/>
        </w:rPr>
      </w:pPr>
      <w:r w:rsidRPr="002F43FC">
        <w:rPr>
          <w:lang w:val="en-GB"/>
        </w:rPr>
        <w:t>Novel satellite remote sensing tools generate large amounts of data about the Earth’s surface at increasing rate, due to their almost constant temporal coverage and increasing spatial resolution (Frazier and Hemingway 2021). The “big data” generated by these systems need to be interpreted effectively to accurately detect and describe ecosystem trends, such as a change in ecosystem diversity. Consequently, information theory has been used to build the analytical tools which are now regularly used to assess remote sensing datasets. For example, Shannon’s H index, and other related indices only based on mathematical transformation of frequency data, have been widely used as a proxy for biodiversity. But these can be inadequate when applied to time series data generated by remote sensing platforms. In fact, these indices do not consider the distance between each sampled point (whether they are species incidences, pixels, or any other quantitative abstractions of an observation). This approach therefore treats all objects within a dataset as equidistant from one another, so measures of Shannon’s H value are prone to saturation, especially when only marginal differences are observed between the objects in a remote sensing dataset.</w:t>
      </w:r>
    </w:p>
    <w:p w:rsidRPr="002F43FC" w:rsidR="00143878" w:rsidRDefault="00D45851" w14:paraId="261BF305" w14:textId="77777777">
      <w:pPr>
        <w:pStyle w:val="BodyText"/>
        <w:rPr>
          <w:lang w:val="en-GB"/>
        </w:rPr>
      </w:pPr>
      <w:r w:rsidRPr="002F43FC">
        <w:rPr>
          <w:lang w:val="en-GB"/>
        </w:rPr>
        <w:t>Rao’s Quadratic Diversity index (Rao’s Q) adds “space” (but not necessarily geographical space) as a trait to its abstraction of biodiversity by accounting for the distance between traits of the observations within a study site. As a trait informed alternative to Shannon’s H, Rao’s Q has been demonstrated experimentally to offer greater efficacy when representing biodiversity in aerial remote sensing datasets (</w:t>
      </w:r>
      <w:proofErr w:type="spellStart"/>
      <w:r w:rsidRPr="002F43FC">
        <w:rPr>
          <w:lang w:val="en-GB"/>
        </w:rPr>
        <w:t>Rocchini</w:t>
      </w:r>
      <w:proofErr w:type="spellEnd"/>
      <w:r w:rsidRPr="002F43FC">
        <w:rPr>
          <w:lang w:val="en-GB"/>
        </w:rPr>
        <w:t xml:space="preserve"> et al. 2021), for which pixels are the discrete observation unit. However, Rao’s Q remains limited by its inability to assess trait change over time. Current implementations of the index (for example in the </w:t>
      </w:r>
      <w:proofErr w:type="spellStart"/>
      <w:r w:rsidRPr="002F43FC">
        <w:rPr>
          <w:rStyle w:val="VerbatimChar"/>
          <w:lang w:val="en-GB"/>
        </w:rPr>
        <w:t>rasterdiv</w:t>
      </w:r>
      <w:proofErr w:type="spellEnd"/>
      <w:r w:rsidRPr="002F43FC">
        <w:rPr>
          <w:lang w:val="en-GB"/>
        </w:rPr>
        <w:t xml:space="preserve"> R package (</w:t>
      </w:r>
      <w:proofErr w:type="spellStart"/>
      <w:r w:rsidRPr="002F43FC">
        <w:rPr>
          <w:lang w:val="en-GB"/>
        </w:rPr>
        <w:t>Rocchini</w:t>
      </w:r>
      <w:proofErr w:type="spellEnd"/>
      <w:r w:rsidRPr="002F43FC">
        <w:rPr>
          <w:lang w:val="en-GB"/>
        </w:rPr>
        <w:t xml:space="preserve"> et al. 2021)) only assess one snapshot of the data at a time. We set out to overcome this limitation by incorporating Time-Weighted Dynamic Time Warping (TWDTW) to include time as a component of the distance variable within Rao’s Q.</w:t>
      </w:r>
    </w:p>
    <w:p w:rsidRPr="002F43FC" w:rsidR="00143878" w:rsidRDefault="00D45851" w14:paraId="198FA002" w14:textId="77777777">
      <w:pPr>
        <w:pStyle w:val="Heading2"/>
        <w:rPr>
          <w:lang w:val="en-GB"/>
        </w:rPr>
      </w:pPr>
      <w:bookmarkStart w:name="_Toc212739353" w:id="14"/>
      <w:bookmarkStart w:name="X58820970eb3b9b4fa2b721d03fcaba033f17c8e" w:id="15"/>
      <w:bookmarkEnd w:id="13"/>
      <w:r w:rsidRPr="002F43FC">
        <w:rPr>
          <w:lang w:val="en-GB"/>
        </w:rPr>
        <w:t>The Purpose of (Time-Weighted) Dynamic Time Warping &amp; its Ecological Utility:</w:t>
      </w:r>
      <w:bookmarkEnd w:id="14"/>
    </w:p>
    <w:p w:rsidRPr="002F43FC" w:rsidR="00143878" w:rsidRDefault="00D45851" w14:paraId="01A0DB17" w14:textId="77777777">
      <w:pPr>
        <w:pStyle w:val="FirstParagraph"/>
        <w:rPr>
          <w:lang w:val="en-GB"/>
        </w:rPr>
      </w:pPr>
      <w:r w:rsidRPr="002F43FC">
        <w:rPr>
          <w:lang w:val="en-GB"/>
        </w:rPr>
        <w:t>Dynamic Time Warping (DTW) is a mathematical approach used to compare data series when the timing of observations differs. It has been used in a variety of disciplines. DTW works by finding the smallest distance between two time series.</w:t>
      </w:r>
    </w:p>
    <w:p w:rsidRPr="002F43FC" w:rsidR="00143878" w:rsidRDefault="00D45851" w14:paraId="7FA0F58F" w14:textId="77777777">
      <w:pPr>
        <w:pStyle w:val="BodyText"/>
        <w:rPr>
          <w:lang w:val="en-GB"/>
        </w:rPr>
      </w:pPr>
      <w:r w:rsidRPr="002F43FC">
        <w:rPr>
          <w:lang w:val="en-GB"/>
        </w:rPr>
        <w:t>However, by minimising the differences in timing, biologically significant differences can also be obscured, such as when comparing plant phenology. For instance, many tree species require a minimum number of Growing Degree Hours (GDH) to commence their springtime budburst (Fu et al. 2019). Many other ecosystem processes, such as seasonal migrations and pollination, need to coincide with phenological events, so phenology timing represents an important differentiating factor for time series representing ecosystems with plants (Fitchett, Grab, and Thompson 2015).</w:t>
      </w:r>
    </w:p>
    <w:p w:rsidRPr="002F43FC" w:rsidR="00143878" w:rsidRDefault="00D45851" w14:paraId="109143CE" w14:textId="77777777">
      <w:pPr>
        <w:pStyle w:val="BodyText"/>
        <w:rPr>
          <w:lang w:val="en-GB"/>
        </w:rPr>
      </w:pPr>
      <w:r w:rsidRPr="002F43FC">
        <w:rPr>
          <w:lang w:val="en-GB"/>
        </w:rPr>
        <w:t xml:space="preserve">The TWDTW approach rectifies this by imposing a “cost” when aligning observations (which in our study are pixels) with greater temporal separation. Therefore, the TWDTW function is less likely to match a time series to others which exhibit substantially different phenologies. This has been successfully demonstrated by Maus </w:t>
      </w:r>
      <w:r w:rsidRPr="002F43FC">
        <w:rPr>
          <w:i/>
          <w:iCs/>
          <w:lang w:val="en-GB"/>
        </w:rPr>
        <w:t>et al</w:t>
      </w:r>
      <w:r w:rsidRPr="002F43FC">
        <w:rPr>
          <w:lang w:val="en-GB"/>
        </w:rPr>
        <w:t xml:space="preserve"> (V. Maus et al. 2016) to classify changing land use patterns in the Brazilian Amazon, and was a more effective tool than standard DTW when applied to heterogeneous biological environments like these.</w:t>
      </w:r>
    </w:p>
    <w:p w:rsidRPr="002F43FC" w:rsidR="00143878" w:rsidRDefault="00D45851" w14:paraId="74772020" w14:textId="77777777">
      <w:pPr>
        <w:pStyle w:val="BodyText"/>
        <w:rPr>
          <w:lang w:val="en-GB"/>
        </w:rPr>
      </w:pPr>
      <w:r w:rsidRPr="002F43FC">
        <w:rPr>
          <w:lang w:val="en-GB"/>
        </w:rPr>
        <w:t xml:space="preserve">In addition to the standard cost matrix of the DTW function, they also propose a method to implement a cost due to temporal separation of temporal trends (Equation 1). In Equation 1, </w:t>
      </w:r>
      <m:oMath>
        <m:r>
          <w:rPr>
            <w:rFonts w:ascii="Cambria Math" w:hAnsi="Cambria Math"/>
            <w:lang w:val="en-GB"/>
          </w:rPr>
          <m:t>α</m:t>
        </m:r>
      </m:oMath>
      <w:r w:rsidRPr="002F43FC">
        <w:rPr>
          <w:lang w:val="en-GB"/>
        </w:rPr>
        <w:t xml:space="preserve"> is the steepness of the logistic function which is used to impose a distance penalty on temporal separation, and </w:t>
      </w:r>
      <m:oMath>
        <m:r>
          <w:rPr>
            <w:rFonts w:ascii="Cambria Math" w:hAnsi="Cambria Math"/>
            <w:lang w:val="en-GB"/>
          </w:rPr>
          <m:t>β</m:t>
        </m:r>
      </m:oMath>
      <w:r w:rsidRPr="002F43FC">
        <w:rPr>
          <w:lang w:val="en-GB"/>
        </w:rPr>
        <w:t xml:space="preserve"> is the midpoint of the curve, the threshold below which separation in time does not substantially impact the other components of the equation. Lastly, </w:t>
      </w:r>
      <m:oMath>
        <m:r>
          <w:rPr>
            <w:rFonts w:ascii="Cambria Math" w:hAnsi="Cambria Math"/>
            <w:lang w:val="en-GB"/>
          </w:rPr>
          <m:t>g</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j</m:t>
                </m:r>
              </m:sub>
            </m:sSub>
          </m:e>
        </m:d>
      </m:oMath>
      <w:r w:rsidRPr="002F43FC">
        <w:rPr>
          <w:lang w:val="en-GB"/>
        </w:rPr>
        <w:t xml:space="preserve"> represents the time elapsed between the dates evaluated in the match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oMath>
      <w:r w:rsidRPr="002F43FC">
        <w:rPr>
          <w:lang w:val="en-GB"/>
        </w:rPr>
        <w:t xml:space="preserve"> and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j</m:t>
            </m:r>
          </m:sub>
        </m:sSub>
      </m:oMath>
      <w:r w:rsidRPr="002F43FC">
        <w:rPr>
          <w:lang w:val="en-GB"/>
        </w:rPr>
        <w:t xml:space="preserve"> times of the </w:t>
      </w:r>
      <m:oMath>
        <m:r>
          <w:rPr>
            <w:rFonts w:ascii="Cambria Math" w:hAnsi="Cambria Math"/>
            <w:lang w:val="en-GB"/>
          </w:rPr>
          <m:t>i</m:t>
        </m:r>
      </m:oMath>
      <w:r w:rsidRPr="002F43FC">
        <w:rPr>
          <w:vertAlign w:val="superscript"/>
          <w:lang w:val="en-GB"/>
        </w:rPr>
        <w:t>th</w:t>
      </w:r>
      <w:r w:rsidRPr="002F43FC">
        <w:rPr>
          <w:lang w:val="en-GB"/>
        </w:rPr>
        <w:t xml:space="preserve"> and </w:t>
      </w:r>
      <m:oMath>
        <m:r>
          <w:rPr>
            <w:rFonts w:ascii="Cambria Math" w:hAnsi="Cambria Math"/>
            <w:lang w:val="en-GB"/>
          </w:rPr>
          <m:t>j</m:t>
        </m:r>
      </m:oMath>
      <w:r w:rsidRPr="002F43FC">
        <w:rPr>
          <w:vertAlign w:val="superscript"/>
          <w:lang w:val="en-GB"/>
        </w:rPr>
        <w:t>th</w:t>
      </w:r>
      <w:r w:rsidRPr="002F43FC">
        <w:rPr>
          <w:lang w:val="en-GB"/>
        </w:rPr>
        <w:t xml:space="preserve"> observations respectively).</w:t>
      </w:r>
    </w:p>
    <w:p w:rsidRPr="002F43FC" w:rsidR="00143878" w:rsidRDefault="00D459D1" w14:paraId="6E355B06" w14:textId="77777777">
      <w:pPr>
        <w:pStyle w:val="BodyText"/>
        <w:rPr>
          <w:lang w:val="en-GB"/>
        </w:rPr>
      </w:pPr>
      <m:oMathPara>
        <m:oMathParaPr>
          <m:jc m:val="center"/>
        </m:oMathParaPr>
        <m:oMath>
          <m:sSub>
            <m:sSubPr>
              <m:ctrlPr>
                <w:rPr>
                  <w:rFonts w:ascii="Cambria Math" w:hAnsi="Cambria Math"/>
                  <w:lang w:val="en-GB"/>
                </w:rPr>
              </m:ctrlPr>
            </m:sSubPr>
            <m:e>
              <m:r>
                <w:rPr>
                  <w:rFonts w:ascii="Cambria Math" w:hAnsi="Cambria Math"/>
                  <w:lang w:val="en-GB"/>
                </w:rPr>
                <m:t>ω</m:t>
              </m:r>
            </m:e>
            <m:sub>
              <m:r>
                <w:rPr>
                  <w:rFonts w:ascii="Cambria Math" w:hAnsi="Cambria Math"/>
                  <w:lang w:val="en-GB"/>
                </w:rPr>
                <m:t>i</m:t>
              </m:r>
              <m:r>
                <m:rPr>
                  <m:sty m:val="p"/>
                </m:rPr>
                <w:rPr>
                  <w:rFonts w:ascii="Cambria Math" w:hAnsi="Cambria Math"/>
                  <w:lang w:val="en-GB"/>
                </w:rPr>
                <m:t>,</m:t>
              </m:r>
              <m:r>
                <w:rPr>
                  <w:rFonts w:ascii="Cambria Math" w:hAnsi="Cambria Math"/>
                  <w:lang w:val="en-GB"/>
                </w:rPr>
                <m:t>j</m:t>
              </m:r>
            </m:sub>
          </m:sSub>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1</m:t>
              </m:r>
              <m:r>
                <m:rPr>
                  <m:sty m:val="p"/>
                </m:rPr>
                <w:rPr>
                  <w:rFonts w:ascii="Cambria Math" w:hAnsi="Cambria Math"/>
                  <w:lang w:val="en-GB"/>
                </w:rPr>
                <m:t>+</m:t>
              </m:r>
              <m:sSup>
                <m:sSupPr>
                  <m:ctrlPr>
                    <w:rPr>
                      <w:rFonts w:ascii="Cambria Math" w:hAnsi="Cambria Math"/>
                      <w:lang w:val="en-GB"/>
                    </w:rPr>
                  </m:ctrlPr>
                </m:sSupPr>
                <m:e>
                  <m:r>
                    <w:rPr>
                      <w:rFonts w:ascii="Cambria Math" w:hAnsi="Cambria Math"/>
                      <w:lang w:val="en-GB"/>
                    </w:rPr>
                    <m:t>e</m:t>
                  </m:r>
                </m:e>
                <m:sup>
                  <m:r>
                    <m:rPr>
                      <m:sty m:val="p"/>
                    </m:rPr>
                    <w:rPr>
                      <w:rFonts w:ascii="Cambria Math" w:hAnsi="Cambria Math"/>
                      <w:lang w:val="en-GB"/>
                    </w:rPr>
                    <m:t>-</m:t>
                  </m:r>
                  <m:r>
                    <w:rPr>
                      <w:rFonts w:ascii="Cambria Math" w:hAnsi="Cambria Math"/>
                      <w:lang w:val="en-GB"/>
                    </w:rPr>
                    <m:t>α</m:t>
                  </m:r>
                  <m:d>
                    <m:dPr>
                      <m:ctrlPr>
                        <w:rPr>
                          <w:rFonts w:ascii="Cambria Math" w:hAnsi="Cambria Math"/>
                          <w:lang w:val="en-GB"/>
                        </w:rPr>
                      </m:ctrlPr>
                    </m:dPr>
                    <m:e>
                      <m:r>
                        <w:rPr>
                          <w:rFonts w:ascii="Cambria Math" w:hAnsi="Cambria Math"/>
                          <w:lang w:val="en-GB"/>
                        </w:rPr>
                        <m:t>g</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i</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j</m:t>
                              </m:r>
                            </m:sub>
                          </m:sSub>
                        </m:e>
                      </m:d>
                      <m:r>
                        <m:rPr>
                          <m:sty m:val="p"/>
                        </m:rPr>
                        <w:rPr>
                          <w:rFonts w:ascii="Cambria Math" w:hAnsi="Cambria Math"/>
                          <w:lang w:val="en-GB"/>
                        </w:rPr>
                        <m:t>-</m:t>
                      </m:r>
                      <m:r>
                        <w:rPr>
                          <w:rFonts w:ascii="Cambria Math" w:hAnsi="Cambria Math"/>
                          <w:lang w:val="en-GB"/>
                        </w:rPr>
                        <m:t>β</m:t>
                      </m:r>
                    </m:e>
                  </m:d>
                </m:sup>
              </m:sSup>
            </m:den>
          </m:f>
        </m:oMath>
      </m:oMathPara>
    </w:p>
    <w:p w:rsidR="00143878" w:rsidRDefault="00D45851" w14:paraId="34BB0FA4" w14:textId="77777777">
      <w:pPr>
        <w:pStyle w:val="FirstParagraph"/>
        <w:rPr>
          <w:lang w:val="en-GB"/>
        </w:rPr>
      </w:pPr>
      <w:r w:rsidRPr="002F43FC">
        <w:rPr>
          <w:lang w:val="en-GB"/>
        </w:rPr>
        <w:t xml:space="preserve">In this manuscript, we used Copernicus Sentinel-2 mission’s optical data of a small, grazed grassland site in Calabria, Italy to demonstrate and evaluate our R-based </w:t>
      </w:r>
      <w:proofErr w:type="spellStart"/>
      <w:r w:rsidRPr="002F43FC">
        <w:rPr>
          <w:rStyle w:val="VerbatimChar"/>
          <w:lang w:val="en-GB"/>
        </w:rPr>
        <w:t>rasterdiv</w:t>
      </w:r>
      <w:proofErr w:type="spellEnd"/>
      <w:r w:rsidRPr="002F43FC">
        <w:rPr>
          <w:lang w:val="en-GB"/>
        </w:rPr>
        <w:t xml:space="preserve"> implementation of phenology into Rao’s Q index. We also evaluated its efficacy in comparison to the Shannon’s H and unmodified Rao’s Q indices.</w:t>
      </w:r>
    </w:p>
    <w:p w:rsidR="00ED5EAD" w:rsidP="00ED5EAD" w:rsidRDefault="00ED5EAD" w14:paraId="37E7AEF0" w14:textId="6E13D8D1">
      <w:pPr>
        <w:pStyle w:val="Heading1"/>
        <w:rPr>
          <w:lang w:val="en-GB"/>
        </w:rPr>
      </w:pPr>
      <w:bookmarkStart w:name="_Toc212739354" w:id="16"/>
      <w:commentRangeStart w:id="17"/>
      <w:r w:rsidRPr="071A26CB" w:rsidR="071A26CB">
        <w:rPr>
          <w:lang w:val="en-GB"/>
        </w:rPr>
        <w:t>Postprint</w:t>
      </w:r>
      <w:r w:rsidRPr="071A26CB" w:rsidR="071A26CB">
        <w:rPr>
          <w:lang w:val="en-GB"/>
        </w:rPr>
        <w:t xml:space="preserve"> </w:t>
      </w:r>
      <w:commentRangeStart w:id="1598935817"/>
      <w:r w:rsidRPr="071A26CB" w:rsidR="071A26CB">
        <w:rPr>
          <w:lang w:val="en-GB"/>
        </w:rPr>
        <w:t>Introduction</w:t>
      </w:r>
      <w:commentRangeEnd w:id="17"/>
      <w:r>
        <w:rPr>
          <w:rStyle w:val="CommentReference"/>
        </w:rPr>
        <w:commentReference w:id="17"/>
      </w:r>
      <w:commentRangeEnd w:id="1598935817"/>
      <w:r>
        <w:rPr>
          <w:rStyle w:val="CommentReference"/>
        </w:rPr>
        <w:commentReference w:id="1598935817"/>
      </w:r>
      <w:r w:rsidRPr="071A26CB" w:rsidR="071A26CB">
        <w:rPr>
          <w:lang w:val="en-GB"/>
        </w:rPr>
        <w:t>:</w:t>
      </w:r>
      <w:bookmarkEnd w:id="16"/>
    </w:p>
    <w:p w:rsidRPr="002F43FC" w:rsidR="008B03B4" w:rsidP="008B03B4" w:rsidRDefault="008B03B4" w14:paraId="31160002" w14:textId="50EDD6B1">
      <w:pPr>
        <w:pStyle w:val="FirstParagraph"/>
        <w:rPr>
          <w:lang w:val="en-GB"/>
        </w:rPr>
      </w:pPr>
      <w:r w:rsidRPr="002F43FC">
        <w:rPr>
          <w:lang w:val="en-GB"/>
        </w:rPr>
        <w:t xml:space="preserve">Ecosystems with heterogeneous biota have been shown both experimentally and theoretically to provide greater utility to all the agents which comprise that ecosystem </w:t>
      </w:r>
      <w:sdt>
        <w:sdtPr>
          <w:rPr>
            <w:color w:val="000000"/>
            <w:lang w:val="en-GB"/>
          </w:rPr>
          <w:tag w:val="MENDELEY_CITATION_v3_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"/>
          <w:id w:val="-1666392618"/>
          <w:placeholder>
            <w:docPart w:val="DefaultPlaceholder_-1854013440"/>
          </w:placeholder>
        </w:sdtPr>
        <w:sdtContent>
          <w:r w:rsidRPr="00F47BCD" w:rsidR="00F47BCD">
            <w:rPr>
              <w:color w:val="000000"/>
              <w:lang w:val="en-GB"/>
            </w:rPr>
            <w:t>(Zhang et al., 2022)</w:t>
          </w:r>
        </w:sdtContent>
      </w:sdt>
      <w:r w:rsidR="00AA7F5F">
        <w:rPr>
          <w:lang w:val="en-GB"/>
        </w:rPr>
        <w:t xml:space="preserve"> due to </w:t>
      </w:r>
      <w:r w:rsidRPr="002F43FC">
        <w:rPr>
          <w:lang w:val="en-GB"/>
        </w:rPr>
        <w:t xml:space="preserve">the provision of more resources and a greater variety of niches available for species. This subsequently increases the value of ecosystem services provided to the people in communities surrounding an ecosystem. Heterogeneous ecosystems are typically also more resilient to disturbances they experience, likely because they have functional redundancy </w:t>
      </w:r>
      <w:sdt>
        <w:sdtPr>
          <w:rPr>
            <w:color w:val="000000"/>
            <w:lang w:val="en-GB"/>
          </w:rPr>
          <w:tag w:val="MENDELEY_CITATION_v3_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"/>
          <w:id w:val="-253825065"/>
          <w:placeholder>
            <w:docPart w:val="DefaultPlaceholder_-1854013440"/>
          </w:placeholder>
        </w:sdtPr>
        <w:sdtContent>
          <w:r w:rsidRPr="00F47BCD" w:rsidR="00F47BCD">
            <w:rPr>
              <w:color w:val="000000"/>
              <w:lang w:val="en-GB"/>
            </w:rPr>
            <w:t>(Mace et al., 2012)</w:t>
          </w:r>
        </w:sdtContent>
      </w:sdt>
      <w:r w:rsidRPr="002F43FC">
        <w:rPr>
          <w:lang w:val="en-GB"/>
        </w:rPr>
        <w:t>. Due to the centrality of biodiversity to healthy ecosystem functioning, quantitative measures of biodiversity are required to understand how ecosystems are responding to ongoing environmental changes, such as shifting land use patterns and climate change.</w:t>
      </w:r>
    </w:p>
    <w:p w:rsidRPr="00ED5EAD" w:rsidR="00ED5EAD" w:rsidP="6818BD09" w:rsidRDefault="6818BD09" w14:paraId="6B2BACA5" w14:textId="5778CDB0">
      <w:pPr>
        <w:rPr>
          <w:lang w:val="en-GB"/>
        </w:rPr>
      </w:pPr>
      <w:r w:rsidRPr="6818BD09">
        <w:rPr>
          <w:lang w:val="en-GB"/>
        </w:rPr>
        <w:t xml:space="preserve">Biodiversity is inherently </w:t>
      </w:r>
      <w:proofErr w:type="spellStart"/>
      <w:r w:rsidRPr="6818BD09">
        <w:rPr>
          <w:lang w:val="en-GB"/>
        </w:rPr>
        <w:t>spatio</w:t>
      </w:r>
      <w:proofErr w:type="spellEnd"/>
      <w:r w:rsidRPr="6818BD09">
        <w:rPr>
          <w:lang w:val="en-GB"/>
        </w:rPr>
        <w:t>-temporal: species composition, abundance, and ecological functions fluctuate throughout both space and time. However, the analytical tools most widely used to quantify biodiversity often treat ecosystems as temporally fixed</w:t>
      </w:r>
      <w:ins w:author="Gastbenutzer" w:date="2025-11-21T13:17:00Z" w:id="18">
        <w:r w:rsidRPr="6818BD09">
          <w:rPr>
            <w:lang w:val="en-GB"/>
          </w:rPr>
          <w:t xml:space="preserve"> </w:t>
        </w:r>
      </w:ins>
      <w:sdt>
        <w:sdtPr>
          <w:rPr>
            <w:color w:val="000000"/>
            <w:lang w:val="en-GB"/>
          </w:rPr>
          <w:tag w:val="MENDELEY_CITATION_v3_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"/>
          <w:id w:val="-257061406"/>
          <w:placeholder>
            <w:docPart w:val="DefaultPlaceholder_-1854013440"/>
          </w:placeholder>
        </w:sdtPr>
        <w:sdtContent>
          <w:r w:rsidRPr="00F47BCD" w:rsidR="00F47BCD">
            <w:rPr>
              <w:color w:val="000000"/>
              <w:lang w:val="en-GB"/>
            </w:rPr>
            <w:t>(Botta-</w:t>
          </w:r>
          <w:proofErr w:type="spellStart"/>
          <w:r w:rsidRPr="00F47BCD" w:rsidR="00F47BCD">
            <w:rPr>
              <w:color w:val="000000"/>
              <w:lang w:val="en-GB"/>
            </w:rPr>
            <w:t>Dukát</w:t>
          </w:r>
          <w:proofErr w:type="spellEnd"/>
          <w:r w:rsidRPr="00F47BCD" w:rsidR="00F47BCD">
            <w:rPr>
              <w:color w:val="000000"/>
              <w:lang w:val="en-GB"/>
            </w:rPr>
            <w:t>, 2005; Shannon, 1948)</w:t>
          </w:r>
        </w:sdtContent>
      </w:sdt>
      <w:r w:rsidRPr="6818BD09">
        <w:rPr>
          <w:lang w:val="en-GB"/>
        </w:rPr>
        <w:t>. Traditional biodiversity indices, such as Shannon’s H and Simpson’s Diversity Index, capture variation in community composition, but overlook the spatial or temporal distances among observations</w:t>
      </w:r>
      <w:ins w:author="Gastbenutzer" w:date="2025-11-21T13:17:00Z" w:id="19">
        <w:r w:rsidRPr="6818BD09">
          <w:rPr>
            <w:lang w:val="en-GB"/>
          </w:rPr>
          <w:t xml:space="preserve"> </w:t>
        </w:r>
      </w:ins>
      <w:sdt>
        <w:sdtPr>
          <w:rPr>
            <w:color w:val="000000"/>
            <w:lang w:val="en-GB"/>
          </w:rPr>
          <w:tag w:val="MENDELEY_CITATION_v3_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"/>
          <w:id w:val="-1518064876"/>
          <w:placeholder>
            <w:docPart w:val="DefaultPlaceholder_-1854013440"/>
          </w:placeholder>
        </w:sdtPr>
        <w:sdtContent>
          <w:r w:rsidRPr="00F47BCD" w:rsidR="00F47BCD">
            <w:rPr>
              <w:color w:val="000000"/>
              <w:lang w:val="en-GB"/>
            </w:rPr>
            <w:t xml:space="preserve">(Shannon, 1948; </w:t>
          </w:r>
          <w:proofErr w:type="spellStart"/>
          <w:r w:rsidRPr="00F47BCD" w:rsidR="00F47BCD">
            <w:rPr>
              <w:color w:val="000000"/>
              <w:lang w:val="en-GB"/>
            </w:rPr>
            <w:t>Torresani</w:t>
          </w:r>
          <w:proofErr w:type="spellEnd"/>
          <w:r w:rsidRPr="00F47BCD" w:rsidR="00F47BCD">
            <w:rPr>
              <w:color w:val="000000"/>
              <w:lang w:val="en-GB"/>
            </w:rPr>
            <w:t xml:space="preserve"> et al., 2019)</w:t>
          </w:r>
        </w:sdtContent>
      </w:sdt>
      <w:r w:rsidRPr="6818BD09">
        <w:rPr>
          <w:lang w:val="en-GB"/>
        </w:rPr>
        <w:t>. This omission limits their capacity to represent ecosystems which seasonally</w:t>
      </w:r>
      <w:r w:rsidR="00723971">
        <w:rPr>
          <w:lang w:val="en-GB"/>
        </w:rPr>
        <w:t xml:space="preserve"> fluctuate</w:t>
      </w:r>
      <w:r w:rsidRPr="6818BD09">
        <w:rPr>
          <w:lang w:val="en-GB"/>
        </w:rPr>
        <w:t xml:space="preserve">, such as forests, which typically </w:t>
      </w:r>
      <w:r w:rsidR="00723971">
        <w:rPr>
          <w:lang w:val="en-GB"/>
        </w:rPr>
        <w:t>change</w:t>
      </w:r>
      <w:r w:rsidRPr="6818BD09">
        <w:rPr>
          <w:lang w:val="en-GB"/>
        </w:rPr>
        <w:t xml:space="preserve"> in response to the phenological cycles of their constituent plant communities</w:t>
      </w:r>
      <w:ins w:author="Gastbenutzer" w:date="2025-11-21T13:17:00Z" w:id="20">
        <w:r w:rsidRPr="6818BD09">
          <w:rPr>
            <w:lang w:val="en-GB"/>
          </w:rPr>
          <w:t xml:space="preserve"> </w:t>
        </w:r>
      </w:ins>
      <w:sdt>
        <w:sdtPr>
          <w:rPr>
            <w:color w:val="000000"/>
            <w:lang w:val="en-GB"/>
          </w:rPr>
          <w:tag w:val="MENDELEY_CITATION_v3_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"/>
          <w:id w:val="-1053999835"/>
          <w:placeholder>
            <w:docPart w:val="DefaultPlaceholder_-1854013440"/>
          </w:placeholder>
        </w:sdtPr>
        <w:sdtContent>
          <w:r w:rsidRPr="00F47BCD" w:rsidR="00F47BCD">
            <w:rPr>
              <w:color w:val="000000"/>
              <w:lang w:val="en-GB"/>
            </w:rPr>
            <w:t>(</w:t>
          </w:r>
          <w:proofErr w:type="spellStart"/>
          <w:r w:rsidRPr="00F47BCD" w:rsidR="00F47BCD">
            <w:rPr>
              <w:color w:val="000000"/>
              <w:lang w:val="en-GB"/>
            </w:rPr>
            <w:t>Torresani</w:t>
          </w:r>
          <w:proofErr w:type="spellEnd"/>
          <w:r w:rsidRPr="00F47BCD" w:rsidR="00F47BCD">
            <w:rPr>
              <w:color w:val="000000"/>
              <w:lang w:val="en-GB"/>
            </w:rPr>
            <w:t xml:space="preserve"> et al., 2019)</w:t>
          </w:r>
        </w:sdtContent>
      </w:sdt>
      <w:r w:rsidRPr="6818BD09">
        <w:rPr>
          <w:lang w:val="en-GB"/>
        </w:rPr>
        <w:t>. When phenological variation is ignored, valuable ecological insights can be missed, and distinct habitats may be misclassified as similar despite the presence of meaningful biological differences</w:t>
      </w:r>
      <w:ins w:author="Gastbenutzer" w:date="2025-11-21T13:17:00Z" w:id="21">
        <w:r w:rsidRPr="6818BD09">
          <w:rPr>
            <w:lang w:val="en-GB"/>
          </w:rPr>
          <w:t xml:space="preserve"> </w:t>
        </w:r>
      </w:ins>
      <w:sdt>
        <w:sdtPr>
          <w:rPr>
            <w:color w:val="000000"/>
            <w:lang w:val="en-GB"/>
          </w:rPr>
          <w:tag w:val="MENDELEY_CITATION_v3_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"/>
          <w:id w:val="-1977760247"/>
          <w:placeholder>
            <w:docPart w:val="DefaultPlaceholder_-1854013440"/>
          </w:placeholder>
        </w:sdtPr>
        <w:sdtContent>
          <w:r w:rsidRPr="00F47BCD" w:rsidR="00F47BCD">
            <w:rPr>
              <w:color w:val="000000"/>
              <w:lang w:val="en-GB"/>
            </w:rPr>
            <w:t>(Maus et al., 2016; Shayle et al., 2024)</w:t>
          </w:r>
        </w:sdtContent>
      </w:sdt>
      <w:r w:rsidRPr="6818BD09">
        <w:rPr>
          <w:lang w:val="en-GB"/>
        </w:rPr>
        <w:t>.</w:t>
      </w:r>
    </w:p>
    <w:p w:rsidRPr="00ED5EAD" w:rsidR="00ED5EAD" w:rsidP="00ED5EAD" w:rsidRDefault="0317986C" w14:paraId="058B1494" w14:textId="268DF724">
      <w:pPr>
        <w:rPr>
          <w:lang w:val="en-GB"/>
        </w:rPr>
      </w:pPr>
      <w:r w:rsidRPr="0317986C">
        <w:rPr>
          <w:lang w:val="en-GB"/>
        </w:rPr>
        <w:t xml:space="preserve">Satellite remote sensing now provides near-continuous coverage of the Earth’s surface at high spatial and temporal resolutions, offering new opportunities to monitor ecological processes across scales </w:t>
      </w:r>
      <w:sdt>
        <w:sdtPr>
          <w:rPr>
            <w:color w:val="000000" w:themeColor="text1"/>
            <w:lang w:val="en-GB"/>
          </w:rPr>
          <w:tag w:val="MENDELEY_CITATION_v3_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"/>
          <w:id w:val="402641819"/>
          <w:placeholder>
            <w:docPart w:val="DefaultPlaceholder_-1854013440"/>
          </w:placeholder>
        </w:sdtPr>
        <w:sdtContent>
          <w:r w:rsidRPr="0317986C">
            <w:rPr>
              <w:color w:val="000000" w:themeColor="text1"/>
              <w:lang w:val="en-GB"/>
            </w:rPr>
            <w:t>(Klosterman et al., 2014; Pettorelli et al., 2014)</w:t>
          </w:r>
        </w:sdtContent>
      </w:sdt>
      <w:r w:rsidRPr="0317986C">
        <w:rPr>
          <w:lang w:val="en-GB"/>
        </w:rPr>
        <w:t>. Time-series data from sensors such as Copernicus Sentinel-2 or PlanetScope enable direct observation of plant phenology through indices like NDVI or the Plant Phenology Index (PPI). However, the effective use of these data will, in whole or in part, depend on the availability and ease-of-use of methods which can make meaning from the maths. Some traditional approaches used in remote sensing are limited when applied to time-series data as they assume all observations are equidistant. This can lead to a phenomena known as index saturation (</w:t>
      </w:r>
      <w:ins w:author="Gastbenutzer" w:date="2026-01-16T13:01:00Z" w16du:dateUtc="2026-01-16T13:01:08Z" w:id="22">
        <w:r w:rsidRPr="0317986C">
          <w:rPr>
            <w:lang w:val="en-GB"/>
          </w:rPr>
          <w:t>reference)</w:t>
        </w:r>
      </w:ins>
      <w:r w:rsidRPr="0317986C">
        <w:rPr>
          <w:lang w:val="en-GB"/>
        </w:rPr>
        <w:t>, and consequently, the loss of discriminatory power, especially when ecosystems differ more in their seasonal timing than in their mean spectral properties.</w:t>
      </w:r>
    </w:p>
    <w:p w:rsidR="00ED5EAD" w:rsidP="6818BD09" w:rsidRDefault="6818BD09" w14:paraId="5AB2D887" w14:textId="1F21C498">
      <w:pPr>
        <w:rPr>
          <w:lang w:val="en-GB"/>
        </w:rPr>
      </w:pPr>
      <w:r w:rsidRPr="6818BD09">
        <w:rPr>
          <w:lang w:val="en-GB"/>
        </w:rPr>
        <w:t>Rao’s Quadratic Diversity index (Rao’s Q) offers a more flexible basis for biodiversity quantification because it incorporates dissimilarities among observations, whether spatial, spectral, or functional</w:t>
      </w:r>
      <w:ins w:author="Gastbenutzer" w:date="2025-11-21T13:18:00Z" w:id="23">
        <w:r w:rsidRPr="6818BD09">
          <w:rPr>
            <w:lang w:val="en-GB"/>
          </w:rPr>
          <w:t xml:space="preserve"> </w:t>
        </w:r>
      </w:ins>
      <w:sdt>
        <w:sdtPr>
          <w:rPr>
            <w:color w:val="000000"/>
            <w:lang w:val="en-GB"/>
          </w:rPr>
          <w:tag w:val="MENDELEY_CITATION_v3_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"/>
          <w:id w:val="147793993"/>
          <w:placeholder>
            <w:docPart w:val="DefaultPlaceholder_-1854013440"/>
          </w:placeholder>
        </w:sdtPr>
        <w:sdtContent>
          <w:r w:rsidRPr="00F47BCD" w:rsidR="00F47BCD">
            <w:rPr>
              <w:color w:val="000000"/>
              <w:lang w:val="en-GB"/>
            </w:rPr>
            <w:t>(</w:t>
          </w:r>
          <w:proofErr w:type="spellStart"/>
          <w:r w:rsidRPr="00F47BCD" w:rsidR="00F47BCD">
            <w:rPr>
              <w:color w:val="000000"/>
              <w:lang w:val="en-GB"/>
            </w:rPr>
            <w:t>Torresani</w:t>
          </w:r>
          <w:proofErr w:type="spellEnd"/>
          <w:r w:rsidRPr="00F47BCD" w:rsidR="00F47BCD">
            <w:rPr>
              <w:color w:val="000000"/>
              <w:lang w:val="en-GB"/>
            </w:rPr>
            <w:t xml:space="preserve"> et al., 2019)</w:t>
          </w:r>
        </w:sdtContent>
      </w:sdt>
      <w:r w:rsidRPr="6818BD09">
        <w:rPr>
          <w:lang w:val="en-GB"/>
        </w:rPr>
        <w:t>. By introducing a distance matrix into its formulation, Rao’s Q measures diversity as the expected dissimilarity between pairs of sampling units</w:t>
      </w:r>
      <w:r w:rsidR="00D30A5D">
        <w:rPr>
          <w:lang w:val="en-GB"/>
        </w:rPr>
        <w:t xml:space="preserve"> </w:t>
      </w:r>
      <w:sdt>
        <w:sdtPr>
          <w:rPr>
            <w:color w:val="000000"/>
            <w:lang w:val="en-GB"/>
          </w:rPr>
          <w:tag w:val="MENDELEY_CITATION_v3_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"/>
          <w:id w:val="-1230459500"/>
          <w:placeholder>
            <w:docPart w:val="DefaultPlaceholder_-1854013440"/>
          </w:placeholder>
        </w:sdtPr>
        <w:sdtContent>
          <w:r w:rsidRPr="00F47BCD" w:rsidR="00F47BCD">
            <w:rPr>
              <w:color w:val="000000"/>
              <w:lang w:val="en-GB"/>
            </w:rPr>
            <w:t>(</w:t>
          </w:r>
          <w:proofErr w:type="spellStart"/>
          <w:r w:rsidRPr="00F47BCD" w:rsidR="00F47BCD">
            <w:rPr>
              <w:color w:val="000000"/>
              <w:lang w:val="en-GB"/>
            </w:rPr>
            <w:t>Rocchini</w:t>
          </w:r>
          <w:proofErr w:type="spellEnd"/>
          <w:r w:rsidRPr="00F47BCD" w:rsidR="00F47BCD">
            <w:rPr>
              <w:color w:val="000000"/>
              <w:lang w:val="en-GB"/>
            </w:rPr>
            <w:t xml:space="preserve"> et al., 2017)</w:t>
          </w:r>
        </w:sdtContent>
      </w:sdt>
      <w:r w:rsidRPr="6818BD09">
        <w:rPr>
          <w:lang w:val="en-GB"/>
        </w:rPr>
        <w:t xml:space="preserve">. This allows it to capture trait-based or spatial heterogeneity within a landscape, and it has proven effective for quantifying biodiversity from remote-sensing data </w:t>
      </w:r>
      <w:r w:rsidR="003F3E40">
        <w:rPr>
          <w:lang w:val="en-GB"/>
        </w:rPr>
        <w:t xml:space="preserve">using </w:t>
      </w:r>
      <w:r w:rsidRPr="6818BD09">
        <w:rPr>
          <w:lang w:val="en-GB"/>
        </w:rPr>
        <w:t xml:space="preserve">pixels </w:t>
      </w:r>
      <w:r w:rsidR="003F3E40">
        <w:rPr>
          <w:lang w:val="en-GB"/>
        </w:rPr>
        <w:t>which function</w:t>
      </w:r>
      <w:r w:rsidRPr="6818BD09">
        <w:rPr>
          <w:lang w:val="en-GB"/>
        </w:rPr>
        <w:t xml:space="preserve"> as discrete observation units. </w:t>
      </w:r>
      <w:commentRangeStart w:id="24"/>
      <w:commentRangeEnd w:id="24"/>
      <w:r w:rsidRPr="6818BD09" w:rsidR="00ED5EAD">
        <w:rPr>
          <w:rStyle w:val="CommentReference"/>
          <w:sz w:val="21"/>
          <w:szCs w:val="21"/>
          <w:lang w:val="en-GB"/>
        </w:rPr>
        <w:commentReference w:id="24"/>
      </w:r>
      <w:r w:rsidRPr="6818BD09">
        <w:rPr>
          <w:lang w:val="en-GB"/>
        </w:rPr>
        <w:t xml:space="preserve">Yet despite this advantage, </w:t>
      </w:r>
      <w:r w:rsidR="009F4758">
        <w:rPr>
          <w:lang w:val="en-GB"/>
        </w:rPr>
        <w:t>typical</w:t>
      </w:r>
      <w:r w:rsidRPr="6818BD09">
        <w:rPr>
          <w:lang w:val="en-GB"/>
        </w:rPr>
        <w:t xml:space="preserve"> implementations of Rao’s Q remain limited to single temporal snapshots</w:t>
      </w:r>
      <w:r w:rsidR="00D30A5D">
        <w:rPr>
          <w:lang w:val="en-GB"/>
        </w:rPr>
        <w:t xml:space="preserve"> </w:t>
      </w:r>
      <w:sdt>
        <w:sdtPr>
          <w:rPr>
            <w:color w:val="000000"/>
            <w:lang w:val="en-GB"/>
          </w:rPr>
          <w:tag w:val="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"/>
          <w:id w:val="-598953253"/>
          <w:placeholder>
            <w:docPart w:val="DefaultPlaceholder_-1854013440"/>
          </w:placeholder>
        </w:sdtPr>
        <w:sdtContent>
          <w:r w:rsidRPr="00F47BCD" w:rsidR="00F47BCD">
            <w:rPr>
              <w:color w:val="000000"/>
              <w:lang w:val="en-GB"/>
            </w:rPr>
            <w:t xml:space="preserve">(Madonsela et al., 2017; </w:t>
          </w:r>
          <w:proofErr w:type="spellStart"/>
          <w:r w:rsidRPr="00F47BCD" w:rsidR="00F47BCD">
            <w:rPr>
              <w:color w:val="000000"/>
              <w:lang w:val="en-GB"/>
            </w:rPr>
            <w:t>Rocchini</w:t>
          </w:r>
          <w:proofErr w:type="spellEnd"/>
          <w:r w:rsidRPr="00F47BCD" w:rsidR="00F47BCD">
            <w:rPr>
              <w:color w:val="000000"/>
              <w:lang w:val="en-GB"/>
            </w:rPr>
            <w:t>, 2007)</w:t>
          </w:r>
        </w:sdtContent>
      </w:sdt>
      <w:r w:rsidRPr="6818BD09">
        <w:rPr>
          <w:lang w:val="en-GB"/>
        </w:rPr>
        <w:t>. They therefore overlook changes in ecological traits through time, which is precisely the information inherent to phenological dynamics.</w:t>
      </w:r>
      <w:r w:rsidR="00095599">
        <w:rPr>
          <w:lang w:val="en-GB"/>
        </w:rPr>
        <w:t xml:space="preserve"> </w:t>
      </w:r>
    </w:p>
    <w:p w:rsidRPr="00240AF2" w:rsidR="00240AF2" w:rsidP="6818BD09" w:rsidRDefault="6818BD09" w14:paraId="585BE6E4" w14:textId="1FB2E824">
      <w:pPr>
        <w:rPr>
          <w:lang w:val="en-GB"/>
        </w:rPr>
      </w:pPr>
      <w:r w:rsidRPr="6818BD09">
        <w:rPr>
          <w:lang w:val="en-GB"/>
        </w:rPr>
        <w:t>Variation in the timing and amplitude of vegetative cycles reflects the underlying community composition and</w:t>
      </w:r>
      <w:r w:rsidR="00F5294F">
        <w:rPr>
          <w:lang w:val="en-GB"/>
        </w:rPr>
        <w:t xml:space="preserve"> </w:t>
      </w:r>
      <w:r w:rsidR="003717B7">
        <w:rPr>
          <w:lang w:val="en-GB"/>
        </w:rPr>
        <w:t xml:space="preserve">millennia of environmental adaptations </w:t>
      </w:r>
      <w:sdt>
        <w:sdtPr>
          <w:rPr>
            <w:color w:val="000000"/>
            <w:lang w:val="en-GB"/>
          </w:rPr>
          <w:tag w:val="MENDELEY_CITATION_v3_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"/>
          <w:id w:val="-1449006444"/>
          <w:placeholder>
            <w:docPart w:val="DefaultPlaceholder_-1854013440"/>
          </w:placeholder>
        </w:sdtPr>
        <w:sdtContent>
          <w:r w:rsidRPr="00F47BCD" w:rsidR="00F47BCD">
            <w:rPr>
              <w:color w:val="000000"/>
              <w:lang w:val="en-GB"/>
            </w:rPr>
            <w:t>(Fu et al., 2019)</w:t>
          </w:r>
        </w:sdtContent>
      </w:sdt>
      <w:r w:rsidRPr="6818BD09">
        <w:rPr>
          <w:lang w:val="en-GB"/>
        </w:rPr>
        <w:t>, influencing ecological resilience and the provision of ecosystem services</w:t>
      </w:r>
      <w:ins w:author="Gastbenutzer" w:date="2025-11-21T13:18:00Z" w:id="25">
        <w:r w:rsidRPr="6818BD09">
          <w:rPr>
            <w:lang w:val="en-GB"/>
          </w:rPr>
          <w:t xml:space="preserve"> </w:t>
        </w:r>
      </w:ins>
      <w:sdt>
        <w:sdtPr>
          <w:rPr>
            <w:color w:val="000000"/>
            <w:lang w:val="en-GB"/>
          </w:rPr>
          <w:tag w:val="MENDELEY_CITATION_v3_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"/>
          <w:id w:val="-876242041"/>
          <w:placeholder>
            <w:docPart w:val="DefaultPlaceholder_-1854013440"/>
          </w:placeholder>
        </w:sdtPr>
        <w:sdtContent>
          <w:r w:rsidRPr="00F47BCD" w:rsidR="00F47BCD">
            <w:rPr>
              <w:color w:val="000000"/>
              <w:lang w:val="en-GB"/>
            </w:rPr>
            <w:t>(Mace et al., 2012)</w:t>
          </w:r>
        </w:sdtContent>
      </w:sdt>
      <w:r w:rsidRPr="6818BD09">
        <w:rPr>
          <w:lang w:val="en-GB"/>
        </w:rPr>
        <w:t>. Quantifying this temporal diversity requires comparing time-series trajectories in a way that recognises both amplitude and timing differences. Dynamic Time Warping (DTW) provides a framework for comparing such series by aligning them even when their phenological phases differ. However, by fully minimising phase differences, standard DTW can obscure biologically significant timing offsets such as those driven by species-specific responses to temperature or moisture.</w:t>
      </w:r>
    </w:p>
    <w:p w:rsidRPr="00240AF2" w:rsidR="00240AF2" w:rsidP="6818BD09" w:rsidRDefault="6818BD09" w14:paraId="498ED2DF" w14:textId="68E3EDBE">
      <w:pPr>
        <w:rPr>
          <w:lang w:val="en-GB"/>
        </w:rPr>
      </w:pPr>
      <w:r w:rsidRPr="6818BD09">
        <w:rPr>
          <w:lang w:val="en-GB"/>
        </w:rPr>
        <w:t>Time-Weighted Dynamic Time Warping (TWDTW) addresses this limitation by introducing a temporal weighting function that penalises large timing discrepancies between observations</w:t>
      </w:r>
      <w:ins w:author="Gastbenutzer" w:date="2025-11-21T13:21:00Z" w:id="26">
        <w:r w:rsidRPr="6818BD09">
          <w:rPr>
            <w:lang w:val="en-GB"/>
          </w:rPr>
          <w:t xml:space="preserve"> </w:t>
        </w:r>
      </w:ins>
      <w:sdt>
        <w:sdtPr>
          <w:rPr>
            <w:color w:val="000000"/>
            <w:lang w:val="en-GB"/>
          </w:rPr>
          <w:tag w:val="MENDELEY_CITATION_v3_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"/>
          <w:id w:val="-1176268091"/>
          <w:placeholder>
            <w:docPart w:val="DefaultPlaceholder_-1854013440"/>
          </w:placeholder>
        </w:sdtPr>
        <w:sdtContent>
          <w:r w:rsidRPr="00F47BCD" w:rsidR="00F47BCD">
            <w:rPr>
              <w:color w:val="000000"/>
              <w:lang w:val="en-GB"/>
            </w:rPr>
            <w:t>(Maus, 2023; Maus et al., 2016)</w:t>
          </w:r>
        </w:sdtContent>
      </w:sdt>
      <w:r w:rsidRPr="6818BD09">
        <w:rPr>
          <w:lang w:val="en-GB"/>
        </w:rPr>
        <w:t xml:space="preserve">. In doing so, it discourages biologically unrealistic alignments and preserves ecologically meaningful differences in phenological timing. This approach has already demonstrated strong potential in ecological and remote-sensing contexts. For instance, </w:t>
      </w:r>
      <w:sdt>
        <w:sdtPr>
          <w:rPr>
            <w:color w:val="000000"/>
            <w:lang w:val="en-GB"/>
          </w:rPr>
          <w:tag w:val="MENDELEY_CITATION_v3_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"/>
          <w:id w:val="-1770394305"/>
          <w:placeholder>
            <w:docPart w:val="DefaultPlaceholder_-1854013440"/>
          </w:placeholder>
        </w:sdtPr>
        <w:sdtContent>
          <w:r w:rsidRPr="00F47BCD" w:rsidR="00F47BCD">
            <w:rPr>
              <w:color w:val="000000"/>
              <w:lang w:val="en-GB"/>
            </w:rPr>
            <w:t>(Maus et al., 2016)</w:t>
          </w:r>
        </w:sdtContent>
      </w:sdt>
      <w:r w:rsidRPr="6818BD09">
        <w:rPr>
          <w:lang w:val="en-GB"/>
        </w:rPr>
        <w:t xml:space="preserve"> applied TWDTW to classify changing land-use patterns in the Brazilian Amazon, where standard DTW frequently misclassified land being used for crop production as being part of the Amazon rainforest. By incorporating time weighting, TWDTW achieved greater accuracy in distinguishing land-cover types by accounting for the distinct phenological cycles of these ecosystems</w:t>
      </w:r>
      <w:r w:rsidR="006F2D7D">
        <w:rPr>
          <w:lang w:val="en-GB"/>
        </w:rPr>
        <w:t xml:space="preserve"> </w:t>
      </w:r>
      <w:sdt>
        <w:sdtPr>
          <w:rPr>
            <w:color w:val="000000"/>
            <w:lang w:val="en-GB"/>
          </w:rPr>
          <w:tag w:val="MENDELEY_CITATION_v3_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"/>
          <w:id w:val="-241029480"/>
          <w:placeholder>
            <w:docPart w:val="DefaultPlaceholder_-1854013440"/>
          </w:placeholder>
        </w:sdtPr>
        <w:sdtContent>
          <w:r w:rsidRPr="00F47BCD" w:rsidR="00F47BCD">
            <w:rPr>
              <w:color w:val="000000"/>
              <w:lang w:val="en-GB"/>
            </w:rPr>
            <w:t>(Maus et al., 2016)</w:t>
          </w:r>
        </w:sdtContent>
      </w:sdt>
      <w:r w:rsidRPr="6818BD09">
        <w:rPr>
          <w:lang w:val="en-GB"/>
        </w:rPr>
        <w:t xml:space="preserve">. These findings highlight the importance of including phenological information when interpreting time-series data: ecosystems or land uses that may appear spectrally similar at individual time points can </w:t>
      </w:r>
      <w:r w:rsidR="003C2ABF">
        <w:rPr>
          <w:lang w:val="en-GB"/>
        </w:rPr>
        <w:t xml:space="preserve">exhibit profound functional </w:t>
      </w:r>
      <w:r w:rsidRPr="6818BD09">
        <w:rPr>
          <w:lang w:val="en-GB"/>
        </w:rPr>
        <w:t>differ</w:t>
      </w:r>
      <w:r w:rsidR="003C2ABF">
        <w:rPr>
          <w:lang w:val="en-GB"/>
        </w:rPr>
        <w:t>ences</w:t>
      </w:r>
      <w:r w:rsidRPr="6818BD09">
        <w:rPr>
          <w:lang w:val="en-GB"/>
        </w:rPr>
        <w:t xml:space="preserve"> </w:t>
      </w:r>
      <w:r w:rsidR="003C2ABF">
        <w:rPr>
          <w:lang w:val="en-GB"/>
        </w:rPr>
        <w:t>throughout time</w:t>
      </w:r>
      <w:r w:rsidR="00797433">
        <w:rPr>
          <w:lang w:val="en-GB"/>
        </w:rPr>
        <w:t xml:space="preserve"> </w:t>
      </w:r>
      <w:sdt>
        <w:sdtPr>
          <w:rPr>
            <w:color w:val="000000"/>
            <w:lang w:val="en-GB"/>
          </w:rPr>
          <w:tag w:val="MENDELEY_CITATION_v3_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"/>
          <w:id w:val="-976066055"/>
          <w:placeholder>
            <w:docPart w:val="DefaultPlaceholder_-1854013440"/>
          </w:placeholder>
        </w:sdtPr>
        <w:sdtContent>
          <w:r w:rsidRPr="00F47BCD" w:rsidR="00F47BCD">
            <w:rPr>
              <w:color w:val="000000"/>
              <w:lang w:val="en-GB"/>
            </w:rPr>
            <w:t>(</w:t>
          </w:r>
          <w:proofErr w:type="spellStart"/>
          <w:r w:rsidRPr="00F47BCD" w:rsidR="00F47BCD">
            <w:rPr>
              <w:color w:val="000000"/>
              <w:lang w:val="en-GB"/>
            </w:rPr>
            <w:t>Torresani</w:t>
          </w:r>
          <w:proofErr w:type="spellEnd"/>
          <w:r w:rsidRPr="00F47BCD" w:rsidR="00F47BCD">
            <w:rPr>
              <w:color w:val="000000"/>
              <w:lang w:val="en-GB"/>
            </w:rPr>
            <w:t xml:space="preserve"> et al., 2019)</w:t>
          </w:r>
        </w:sdtContent>
      </w:sdt>
      <w:r w:rsidRPr="6818BD09">
        <w:rPr>
          <w:lang w:val="en-GB"/>
        </w:rPr>
        <w:t>. Consequently, incorporating temporal distance into biodiversity assessments has clear value for improving ecological inference and classification accuracy</w:t>
      </w:r>
      <w:r w:rsidR="00797433">
        <w:rPr>
          <w:lang w:val="en-GB"/>
        </w:rPr>
        <w:t xml:space="preserve"> </w:t>
      </w:r>
      <w:sdt>
        <w:sdtPr>
          <w:rPr>
            <w:color w:val="000000"/>
            <w:lang w:val="en-GB"/>
          </w:rPr>
          <w:tag w:val="MENDELEY_CITATION_v3_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"/>
          <w:id w:val="976409954"/>
          <w:placeholder>
            <w:docPart w:val="DefaultPlaceholder_-1854013440"/>
          </w:placeholder>
        </w:sdtPr>
        <w:sdtContent>
          <w:r w:rsidRPr="00F47BCD" w:rsidR="00F47BCD">
            <w:rPr>
              <w:color w:val="000000"/>
              <w:lang w:val="en-GB"/>
            </w:rPr>
            <w:t>(</w:t>
          </w:r>
          <w:proofErr w:type="spellStart"/>
          <w:r w:rsidRPr="00F47BCD" w:rsidR="00F47BCD">
            <w:rPr>
              <w:color w:val="000000"/>
              <w:lang w:val="en-GB"/>
            </w:rPr>
            <w:t>Rocchini</w:t>
          </w:r>
          <w:proofErr w:type="spellEnd"/>
          <w:r w:rsidRPr="00F47BCD" w:rsidR="00F47BCD">
            <w:rPr>
              <w:color w:val="000000"/>
              <w:lang w:val="en-GB"/>
            </w:rPr>
            <w:t xml:space="preserve"> et al., 2021)</w:t>
          </w:r>
        </w:sdtContent>
      </w:sdt>
      <w:r w:rsidRPr="6818BD09">
        <w:rPr>
          <w:lang w:val="en-GB"/>
        </w:rPr>
        <w:t>.</w:t>
      </w:r>
    </w:p>
    <w:p w:rsidR="00240AF2" w:rsidP="00240AF2" w:rsidRDefault="00240AF2" w14:paraId="636DB839" w14:textId="2376D82E">
      <w:pPr>
        <w:rPr>
          <w:lang w:val="en-GB"/>
        </w:rPr>
      </w:pPr>
      <w:r w:rsidRPr="00240AF2">
        <w:rPr>
          <w:lang w:val="en-GB"/>
        </w:rPr>
        <w:t xml:space="preserve">Here, we </w:t>
      </w:r>
      <w:r w:rsidR="006C7CB8">
        <w:rPr>
          <w:lang w:val="en-GB"/>
        </w:rPr>
        <w:t xml:space="preserve">demonstrate </w:t>
      </w:r>
      <w:r w:rsidR="00A25101">
        <w:rPr>
          <w:lang w:val="en-GB"/>
        </w:rPr>
        <w:t xml:space="preserve">the recent addition of TWDTW to </w:t>
      </w:r>
      <w:r w:rsidRPr="00240AF2">
        <w:rPr>
          <w:lang w:val="en-GB"/>
        </w:rPr>
        <w:t>Rao’s Q</w:t>
      </w:r>
      <w:r w:rsidR="001F0C4E">
        <w:rPr>
          <w:lang w:val="en-GB"/>
        </w:rPr>
        <w:t xml:space="preserve"> </w:t>
      </w:r>
      <w:sdt>
        <w:sdtPr>
          <w:rPr>
            <w:color w:val="000000"/>
            <w:lang w:val="en-GB"/>
          </w:rPr>
          <w:tag w:val="MENDELEY_CITATION_v3_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"/>
          <w:id w:val="1639220366"/>
          <w:placeholder>
            <w:docPart w:val="DefaultPlaceholder_-1854013440"/>
          </w:placeholder>
        </w:sdtPr>
        <w:sdtContent>
          <w:r w:rsidRPr="00F47BCD" w:rsidR="00F47BCD">
            <w:rPr>
              <w:color w:val="000000"/>
              <w:lang w:val="en-GB"/>
            </w:rPr>
            <w:t>(Shayle et al., 2024)</w:t>
          </w:r>
        </w:sdtContent>
      </w:sdt>
      <w:r w:rsidRPr="00240AF2">
        <w:rPr>
          <w:lang w:val="en-GB"/>
        </w:rPr>
        <w:t xml:space="preserve">, enabling the quantification of phenological diversity from remotely sensed time-series data. By embedding temporal dissimilarity directly into the </w:t>
      </w:r>
      <w:r w:rsidR="007C07BC">
        <w:rPr>
          <w:lang w:val="en-GB"/>
        </w:rPr>
        <w:t>Rao’s Q</w:t>
      </w:r>
      <w:r w:rsidRPr="00240AF2">
        <w:rPr>
          <w:lang w:val="en-GB"/>
        </w:rPr>
        <w:t xml:space="preserve">’s distance matrix, our approach integrates both spatial and temporal facets of ecosystem heterogeneity. </w:t>
      </w:r>
      <w:r w:rsidR="00A32E08">
        <w:rPr>
          <w:lang w:val="en-GB"/>
        </w:rPr>
        <w:t>Herein, w</w:t>
      </w:r>
      <w:r w:rsidRPr="00240AF2">
        <w:rPr>
          <w:lang w:val="en-GB"/>
        </w:rPr>
        <w:t xml:space="preserve">e evaluate the performance of this </w:t>
      </w:r>
      <w:r w:rsidR="00A32E08">
        <w:rPr>
          <w:lang w:val="en-GB"/>
        </w:rPr>
        <w:t>phenologically-informed</w:t>
      </w:r>
      <w:r w:rsidRPr="00240AF2">
        <w:rPr>
          <w:lang w:val="en-GB"/>
        </w:rPr>
        <w:t xml:space="preserve"> Rao’s Q across three ecologically distinct landscapes:</w:t>
      </w:r>
    </w:p>
    <w:p w:rsidRPr="00233051" w:rsidR="00233051" w:rsidP="00233051" w:rsidRDefault="00233051" w14:paraId="107726E0" w14:textId="77777777">
      <w:pPr>
        <w:pStyle w:val="ListParagraph"/>
        <w:numPr>
          <w:ilvl w:val="0"/>
          <w:numId w:val="4"/>
        </w:numPr>
        <w:rPr>
          <w:lang w:val="en-GB"/>
        </w:rPr>
      </w:pPr>
      <w:r w:rsidRPr="00233051">
        <w:rPr>
          <w:lang w:val="en-GB"/>
        </w:rPr>
        <w:t>the Macchia Sacra conservation area in southern Italy, a Mediterranean mosaic of natural and agricultural land uses;</w:t>
      </w:r>
    </w:p>
    <w:p w:rsidRPr="00233051" w:rsidR="00233051" w:rsidP="00233051" w:rsidRDefault="00233051" w14:paraId="1A7DA68A" w14:textId="77777777">
      <w:pPr>
        <w:pStyle w:val="ListParagraph"/>
        <w:numPr>
          <w:ilvl w:val="0"/>
          <w:numId w:val="4"/>
        </w:numPr>
        <w:rPr>
          <w:lang w:val="en-GB"/>
        </w:rPr>
      </w:pPr>
      <w:r w:rsidRPr="00233051">
        <w:rPr>
          <w:lang w:val="en-GB"/>
        </w:rPr>
        <w:t>the Knepp Estate in the United Kingdom, a leading rewilding project exemplifying ecosystem recovery and dynamic succession; and</w:t>
      </w:r>
    </w:p>
    <w:p w:rsidR="00391D69" w:rsidP="00233051" w:rsidRDefault="00233051" w14:paraId="0E7409C2" w14:textId="55A33C8C">
      <w:pPr>
        <w:pStyle w:val="ListParagraph"/>
        <w:numPr>
          <w:ilvl w:val="0"/>
          <w:numId w:val="4"/>
        </w:numPr>
        <w:rPr>
          <w:lang w:val="en-GB"/>
        </w:rPr>
      </w:pPr>
      <w:r w:rsidRPr="00233051">
        <w:rPr>
          <w:lang w:val="en-GB"/>
        </w:rPr>
        <w:t>Mount Kilimanjaro National Park in Tanzania, a tropical biodiversity hotspot spanning strong environmental gradients.</w:t>
      </w:r>
    </w:p>
    <w:p w:rsidRPr="00233051" w:rsidR="00233051" w:rsidP="00233051" w:rsidRDefault="6818BD09" w14:paraId="5727A358" w14:textId="0EFC2EC2">
      <w:pPr>
        <w:rPr>
          <w:lang w:val="en-GB"/>
        </w:rPr>
      </w:pPr>
      <w:commentRangeStart w:id="27"/>
      <w:r w:rsidRPr="6818BD09">
        <w:rPr>
          <w:lang w:val="en-GB"/>
        </w:rPr>
        <w:t>Together</w:t>
      </w:r>
      <w:commentRangeEnd w:id="27"/>
      <w:r w:rsidRPr="6818BD09" w:rsidR="79C38E2B">
        <w:rPr>
          <w:rStyle w:val="CommentReference"/>
          <w:sz w:val="21"/>
          <w:szCs w:val="21"/>
          <w:lang w:val="en-GB"/>
        </w:rPr>
        <w:commentReference w:id="27"/>
      </w:r>
      <w:r w:rsidRPr="6818BD09">
        <w:rPr>
          <w:lang w:val="en-GB"/>
        </w:rPr>
        <w:t xml:space="preserve">, these case studies provide a robust test of the method’s capacity to detect and interpret phenological diversity across contrasting biomes, land-use regimes, and spatial scales. By combining Rao’s Q with TWDTW, we offer a generalisable </w:t>
      </w:r>
      <w:r w:rsidR="00024954">
        <w:rPr>
          <w:lang w:val="en-GB"/>
        </w:rPr>
        <w:t xml:space="preserve">framework available to any </w:t>
      </w:r>
      <w:r w:rsidR="00C767A2">
        <w:rPr>
          <w:lang w:val="en-GB"/>
        </w:rPr>
        <w:t>user of R</w:t>
      </w:r>
      <w:r w:rsidRPr="6818BD09">
        <w:rPr>
          <w:lang w:val="en-GB"/>
        </w:rPr>
        <w:t xml:space="preserve"> for analysing biodiversity as a </w:t>
      </w:r>
      <w:proofErr w:type="spellStart"/>
      <w:r w:rsidRPr="6818BD09">
        <w:rPr>
          <w:lang w:val="en-GB"/>
        </w:rPr>
        <w:t>spatio</w:t>
      </w:r>
      <w:proofErr w:type="spellEnd"/>
      <w:r w:rsidRPr="6818BD09">
        <w:rPr>
          <w:lang w:val="en-GB"/>
        </w:rPr>
        <w:t>-temporal property of ecosystems, improving our ability to monitor ecological change from space.</w:t>
      </w:r>
    </w:p>
    <w:p w:rsidRPr="002F43FC" w:rsidR="00143878" w:rsidRDefault="00BD07E4" w14:paraId="0ED474F4" w14:textId="1AA5ACE4">
      <w:pPr>
        <w:pStyle w:val="Heading1"/>
        <w:rPr>
          <w:lang w:val="en-GB"/>
        </w:rPr>
      </w:pPr>
      <w:bookmarkStart w:name="_Toc212739355" w:id="28"/>
      <w:bookmarkStart w:name="case-study-results" w:id="29"/>
      <w:bookmarkEnd w:id="11"/>
      <w:bookmarkEnd w:id="15"/>
      <w:r>
        <w:rPr>
          <w:lang w:val="en-GB"/>
        </w:rPr>
        <w:t xml:space="preserve">Preprint </w:t>
      </w:r>
      <w:r w:rsidRPr="002F43FC">
        <w:rPr>
          <w:lang w:val="en-GB"/>
        </w:rPr>
        <w:t>Case Study &amp; Results:</w:t>
      </w:r>
      <w:bookmarkEnd w:id="28"/>
    </w:p>
    <w:p w:rsidRPr="002F43FC" w:rsidR="00143878" w:rsidRDefault="00D45851" w14:paraId="62359ED4" w14:textId="77777777">
      <w:pPr>
        <w:pStyle w:val="Heading2"/>
        <w:rPr>
          <w:lang w:val="en-GB"/>
        </w:rPr>
      </w:pPr>
      <w:bookmarkStart w:name="_Toc212739356" w:id="30"/>
      <w:bookmarkStart w:name="implementation-within-rasterdiv" w:id="31"/>
      <w:r w:rsidRPr="002F43FC">
        <w:rPr>
          <w:lang w:val="en-GB"/>
        </w:rPr>
        <w:t xml:space="preserve">Implementation within </w:t>
      </w:r>
      <w:proofErr w:type="spellStart"/>
      <w:r w:rsidRPr="002F43FC">
        <w:rPr>
          <w:rStyle w:val="VerbatimChar"/>
          <w:lang w:val="en-GB"/>
        </w:rPr>
        <w:t>rasterdiv</w:t>
      </w:r>
      <w:proofErr w:type="spellEnd"/>
      <w:r w:rsidRPr="002F43FC">
        <w:rPr>
          <w:lang w:val="en-GB"/>
        </w:rPr>
        <w:t>:</w:t>
      </w:r>
      <w:bookmarkEnd w:id="30"/>
    </w:p>
    <w:p w:rsidRPr="002F43FC" w:rsidR="00143878" w:rsidRDefault="00D45851" w14:paraId="4ED29C98" w14:textId="77777777">
      <w:pPr>
        <w:pStyle w:val="FirstParagraph"/>
        <w:rPr>
          <w:lang w:val="en-GB"/>
        </w:rPr>
      </w:pPr>
      <w:r w:rsidRPr="002F43FC">
        <w:rPr>
          <w:lang w:val="en-GB"/>
        </w:rPr>
        <w:t xml:space="preserve">We implemented this method within the existing </w:t>
      </w:r>
      <w:proofErr w:type="spellStart"/>
      <w:r w:rsidRPr="002F43FC">
        <w:rPr>
          <w:rStyle w:val="VerbatimChar"/>
          <w:lang w:val="en-GB"/>
        </w:rPr>
        <w:t>paRao</w:t>
      </w:r>
      <w:proofErr w:type="spellEnd"/>
      <w:r w:rsidRPr="002F43FC">
        <w:rPr>
          <w:rStyle w:val="VerbatimChar"/>
          <w:lang w:val="en-GB"/>
        </w:rPr>
        <w:t>()</w:t>
      </w:r>
      <w:r w:rsidRPr="002F43FC">
        <w:rPr>
          <w:lang w:val="en-GB"/>
        </w:rPr>
        <w:t xml:space="preserve"> function of the </w:t>
      </w:r>
      <w:proofErr w:type="spellStart"/>
      <w:r w:rsidRPr="002F43FC">
        <w:rPr>
          <w:rStyle w:val="VerbatimChar"/>
          <w:lang w:val="en-GB"/>
        </w:rPr>
        <w:t>rasterdiv</w:t>
      </w:r>
      <w:proofErr w:type="spellEnd"/>
      <w:r w:rsidRPr="002F43FC">
        <w:rPr>
          <w:lang w:val="en-GB"/>
        </w:rPr>
        <w:t xml:space="preserve"> R package (Marcantonio, </w:t>
      </w:r>
      <w:proofErr w:type="spellStart"/>
      <w:r w:rsidRPr="002F43FC">
        <w:rPr>
          <w:lang w:val="en-GB"/>
        </w:rPr>
        <w:t>Thouverau</w:t>
      </w:r>
      <w:proofErr w:type="spellEnd"/>
      <w:r w:rsidRPr="002F43FC">
        <w:rPr>
          <w:lang w:val="en-GB"/>
        </w:rPr>
        <w:t xml:space="preserve">, and </w:t>
      </w:r>
      <w:proofErr w:type="spellStart"/>
      <w:r w:rsidRPr="002F43FC">
        <w:rPr>
          <w:lang w:val="en-GB"/>
        </w:rPr>
        <w:t>Rocchini</w:t>
      </w:r>
      <w:proofErr w:type="spellEnd"/>
      <w:r w:rsidRPr="002F43FC">
        <w:rPr>
          <w:lang w:val="en-GB"/>
        </w:rPr>
        <w:t xml:space="preserve"> 2024). We used the </w:t>
      </w:r>
      <w:proofErr w:type="spellStart"/>
      <w:r w:rsidRPr="002F43FC">
        <w:rPr>
          <w:rStyle w:val="VerbatimChar"/>
          <w:lang w:val="en-GB"/>
        </w:rPr>
        <w:t>twtwd</w:t>
      </w:r>
      <w:proofErr w:type="spellEnd"/>
      <w:r w:rsidRPr="002F43FC">
        <w:rPr>
          <w:lang w:val="en-GB"/>
        </w:rPr>
        <w:t xml:space="preserve"> function from the </w:t>
      </w:r>
      <w:proofErr w:type="spellStart"/>
      <w:r w:rsidRPr="002F43FC">
        <w:rPr>
          <w:rStyle w:val="VerbatimChar"/>
          <w:lang w:val="en-GB"/>
        </w:rPr>
        <w:t>twdtw</w:t>
      </w:r>
      <w:proofErr w:type="spellEnd"/>
      <w:r w:rsidRPr="002F43FC">
        <w:rPr>
          <w:lang w:val="en-GB"/>
        </w:rPr>
        <w:t xml:space="preserve"> R package (Victor Maus 2023) which is a wrapper for C++ implementations of TWDTW functions. In particular, the </w:t>
      </w:r>
      <w:proofErr w:type="spellStart"/>
      <w:r w:rsidRPr="002F43FC">
        <w:rPr>
          <w:rStyle w:val="VerbatimChar"/>
          <w:lang w:val="en-GB"/>
        </w:rPr>
        <w:t>twtwd</w:t>
      </w:r>
      <w:proofErr w:type="spellEnd"/>
      <w:r w:rsidRPr="002F43FC">
        <w:rPr>
          <w:lang w:val="en-GB"/>
        </w:rPr>
        <w:t xml:space="preserve"> method was implemented through the internal hidden function </w:t>
      </w:r>
      <w:r w:rsidRPr="002F43FC">
        <w:rPr>
          <w:rStyle w:val="VerbatimChar"/>
          <w:lang w:val="en-GB"/>
        </w:rPr>
        <w:t>.</w:t>
      </w:r>
      <w:proofErr w:type="spellStart"/>
      <w:r w:rsidRPr="002F43FC">
        <w:rPr>
          <w:rStyle w:val="VerbatimChar"/>
          <w:lang w:val="en-GB"/>
        </w:rPr>
        <w:t>mtwdtw</w:t>
      </w:r>
      <w:proofErr w:type="spellEnd"/>
      <w:r w:rsidRPr="002F43FC">
        <w:rPr>
          <w:lang w:val="en-GB"/>
        </w:rPr>
        <w:t>:</w:t>
      </w:r>
    </w:p>
    <w:p w:rsidRPr="002F43FC" w:rsidR="00143878" w:rsidRDefault="00D45851" w14:paraId="4CF6F525" w14:textId="77777777">
      <w:pPr>
        <w:pStyle w:val="SourceCode"/>
        <w:rPr>
          <w:lang w:val="en-GB"/>
        </w:rPr>
      </w:pPr>
      <w:bookmarkStart w:name="Code_1" w:id="32"/>
      <w:r w:rsidRPr="002F43FC">
        <w:rPr>
          <w:rStyle w:val="NormalTok"/>
          <w:lang w:val="en-GB"/>
        </w:rPr>
        <w:t>.</w:t>
      </w:r>
      <w:proofErr w:type="spellStart"/>
      <w:r w:rsidRPr="002F43FC">
        <w:rPr>
          <w:rStyle w:val="NormalTok"/>
          <w:lang w:val="en-GB"/>
        </w:rPr>
        <w:t>mtwdtw</w:t>
      </w:r>
      <w:proofErr w:type="spellEnd"/>
      <w:r w:rsidRPr="002F43FC">
        <w:rPr>
          <w:rStyle w:val="NormalTok"/>
          <w:lang w:val="en-GB"/>
        </w:rPr>
        <w:t xml:space="preserve"> </w:t>
      </w:r>
      <w:r w:rsidRPr="002F43FC">
        <w:rPr>
          <w:rStyle w:val="OtherTok"/>
          <w:lang w:val="en-GB"/>
        </w:rPr>
        <w:t>&lt;-</w:t>
      </w:r>
      <w:r w:rsidRPr="002F43FC">
        <w:rPr>
          <w:rStyle w:val="NormalTok"/>
          <w:lang w:val="en-GB"/>
        </w:rPr>
        <w:t xml:space="preserve"> </w:t>
      </w:r>
      <w:r w:rsidRPr="002F43FC">
        <w:rPr>
          <w:rStyle w:val="ControlFlowTok"/>
          <w:lang w:val="en-GB"/>
        </w:rPr>
        <w:t>function</w:t>
      </w:r>
      <w:r w:rsidRPr="002F43FC">
        <w:rPr>
          <w:rStyle w:val="NormalTok"/>
          <w:lang w:val="en-GB"/>
        </w:rPr>
        <w:t xml:space="preserve">(x, </w:t>
      </w:r>
      <w:proofErr w:type="spellStart"/>
      <w:r w:rsidRPr="002F43FC">
        <w:rPr>
          <w:rStyle w:val="AttributeTok"/>
          <w:lang w:val="en-GB"/>
        </w:rPr>
        <w:t>time_vector</w:t>
      </w:r>
      <w:proofErr w:type="spellEnd"/>
      <w:r w:rsidRPr="002F43FC">
        <w:rPr>
          <w:rStyle w:val="AttributeTok"/>
          <w:lang w:val="en-GB"/>
        </w:rPr>
        <w:t xml:space="preserve"> =</w:t>
      </w:r>
      <w:r w:rsidRPr="002F43FC">
        <w:rPr>
          <w:rStyle w:val="NormalTok"/>
          <w:lang w:val="en-GB"/>
        </w:rPr>
        <w:t xml:space="preserve"> </w:t>
      </w:r>
      <w:r w:rsidRPr="002F43FC">
        <w:rPr>
          <w:rStyle w:val="DecValTok"/>
          <w:lang w:val="en-GB"/>
        </w:rPr>
        <w:t>0</w:t>
      </w:r>
      <w:r w:rsidRPr="002F43FC">
        <w:rPr>
          <w:rStyle w:val="NormalTok"/>
          <w:lang w:val="en-GB"/>
        </w:rPr>
        <w:t xml:space="preserve">, </w:t>
      </w:r>
      <w:proofErr w:type="spellStart"/>
      <w:r w:rsidRPr="002F43FC">
        <w:rPr>
          <w:rStyle w:val="AttributeTok"/>
          <w:lang w:val="en-GB"/>
        </w:rPr>
        <w:t>stepness</w:t>
      </w:r>
      <w:proofErr w:type="spellEnd"/>
      <w:r w:rsidRPr="002F43FC">
        <w:rPr>
          <w:rStyle w:val="AttributeTok"/>
          <w:lang w:val="en-GB"/>
        </w:rPr>
        <w:t xml:space="preserve"> =</w:t>
      </w:r>
      <w:r w:rsidRPr="002F43FC">
        <w:rPr>
          <w:rStyle w:val="NormalTok"/>
          <w:lang w:val="en-GB"/>
        </w:rPr>
        <w:t xml:space="preserve"> </w:t>
      </w:r>
      <w:r w:rsidRPr="002F43FC">
        <w:rPr>
          <w:rStyle w:val="SpecialCharTok"/>
          <w:lang w:val="en-GB"/>
        </w:rPr>
        <w:t>-</w:t>
      </w:r>
      <w:r w:rsidRPr="002F43FC">
        <w:rPr>
          <w:rStyle w:val="FloatTok"/>
          <w:lang w:val="en-GB"/>
        </w:rPr>
        <w:t>0.5</w:t>
      </w:r>
      <w:r w:rsidRPr="002F43FC">
        <w:rPr>
          <w:rStyle w:val="NormalTok"/>
          <w:lang w:val="en-GB"/>
        </w:rPr>
        <w:t xml:space="preserve">, </w:t>
      </w:r>
      <w:r w:rsidRPr="002F43FC">
        <w:rPr>
          <w:rStyle w:val="AttributeTok"/>
          <w:lang w:val="en-GB"/>
        </w:rPr>
        <w:t>midpoint =</w:t>
      </w:r>
      <w:r w:rsidRPr="002F43FC">
        <w:rPr>
          <w:rStyle w:val="NormalTok"/>
          <w:lang w:val="en-GB"/>
        </w:rPr>
        <w:t xml:space="preserve"> </w:t>
      </w:r>
      <w:r w:rsidRPr="002F43FC">
        <w:rPr>
          <w:rStyle w:val="DecValTok"/>
          <w:lang w:val="en-GB"/>
        </w:rPr>
        <w:t>35</w:t>
      </w:r>
      <w:r w:rsidRPr="002F43FC">
        <w:rPr>
          <w:rStyle w:val="NormalTok"/>
          <w:lang w:val="en-GB"/>
        </w:rPr>
        <w:t xml:space="preserve">, </w:t>
      </w:r>
      <w:proofErr w:type="spellStart"/>
      <w:r w:rsidRPr="002F43FC">
        <w:rPr>
          <w:rStyle w:val="AttributeTok"/>
          <w:lang w:val="en-GB"/>
        </w:rPr>
        <w:t>cycle_length</w:t>
      </w:r>
      <w:proofErr w:type="spellEnd"/>
      <w:r w:rsidRPr="002F43FC">
        <w:rPr>
          <w:rStyle w:val="AttributeTok"/>
          <w:lang w:val="en-GB"/>
        </w:rPr>
        <w:t xml:space="preserve"> =</w:t>
      </w:r>
      <w:r w:rsidRPr="002F43FC">
        <w:rPr>
          <w:rStyle w:val="NormalTok"/>
          <w:lang w:val="en-GB"/>
        </w:rPr>
        <w:t xml:space="preserve"> </w:t>
      </w:r>
      <w:r w:rsidRPr="002F43FC">
        <w:rPr>
          <w:rStyle w:val="StringTok"/>
          <w:lang w:val="en-GB"/>
        </w:rPr>
        <w:t>"year"</w:t>
      </w:r>
      <w:r w:rsidRPr="002F43FC">
        <w:rPr>
          <w:rStyle w:val="NormalTok"/>
          <w:lang w:val="en-GB"/>
        </w:rPr>
        <w:t xml:space="preserve">, </w:t>
      </w:r>
      <w:proofErr w:type="spellStart"/>
      <w:r w:rsidRPr="002F43FC">
        <w:rPr>
          <w:rStyle w:val="AttributeTok"/>
          <w:lang w:val="en-GB"/>
        </w:rPr>
        <w:t>time_scale</w:t>
      </w:r>
      <w:proofErr w:type="spellEnd"/>
      <w:r w:rsidRPr="002F43FC">
        <w:rPr>
          <w:rStyle w:val="AttributeTok"/>
          <w:lang w:val="en-GB"/>
        </w:rPr>
        <w:t xml:space="preserve"> =</w:t>
      </w:r>
      <w:r w:rsidRPr="002F43FC">
        <w:rPr>
          <w:rStyle w:val="NormalTok"/>
          <w:lang w:val="en-GB"/>
        </w:rPr>
        <w:t xml:space="preserve"> </w:t>
      </w:r>
      <w:r w:rsidRPr="002F43FC">
        <w:rPr>
          <w:rStyle w:val="StringTok"/>
          <w:lang w:val="en-GB"/>
        </w:rPr>
        <w:t>"day"</w:t>
      </w:r>
      <w:r w:rsidRPr="002F43FC">
        <w:rPr>
          <w:rStyle w:val="NormalTok"/>
          <w:lang w:val="en-GB"/>
        </w:rPr>
        <w:t>) {</w:t>
      </w:r>
      <w:r w:rsidRPr="002F43FC">
        <w:rPr>
          <w:lang w:val="en-GB"/>
        </w:rPr>
        <w:br/>
      </w:r>
      <w:r w:rsidRPr="002F43FC">
        <w:rPr>
          <w:rStyle w:val="NormalTok"/>
          <w:lang w:val="en-GB"/>
        </w:rPr>
        <w:t xml:space="preserve">    </w:t>
      </w:r>
      <w:proofErr w:type="spellStart"/>
      <w:r w:rsidRPr="002F43FC">
        <w:rPr>
          <w:rStyle w:val="NormalTok"/>
          <w:lang w:val="en-GB"/>
        </w:rPr>
        <w:t>twdtw</w:t>
      </w:r>
      <w:proofErr w:type="spellEnd"/>
      <w:r w:rsidRPr="002F43FC">
        <w:rPr>
          <w:rStyle w:val="SpecialCharTok"/>
          <w:lang w:val="en-GB"/>
        </w:rPr>
        <w:t>::</w:t>
      </w:r>
      <w:proofErr w:type="spellStart"/>
      <w:r w:rsidRPr="002F43FC">
        <w:rPr>
          <w:rStyle w:val="FunctionTok"/>
          <w:lang w:val="en-GB"/>
        </w:rPr>
        <w:t>twdtw</w:t>
      </w:r>
      <w:proofErr w:type="spellEnd"/>
      <w:r w:rsidRPr="002F43FC">
        <w:rPr>
          <w:rStyle w:val="NormalTok"/>
          <w:lang w:val="en-GB"/>
        </w:rPr>
        <w:t>(</w:t>
      </w:r>
      <w:r w:rsidRPr="002F43FC">
        <w:rPr>
          <w:lang w:val="en-GB"/>
        </w:rPr>
        <w:br/>
      </w:r>
      <w:r w:rsidRPr="002F43FC">
        <w:rPr>
          <w:rStyle w:val="NormalTok"/>
          <w:lang w:val="en-GB"/>
        </w:rPr>
        <w:t xml:space="preserve">        </w:t>
      </w:r>
      <w:r w:rsidRPr="002F43FC">
        <w:rPr>
          <w:rStyle w:val="AttributeTok"/>
          <w:lang w:val="en-GB"/>
        </w:rPr>
        <w:t>x =</w:t>
      </w:r>
      <w:r w:rsidRPr="002F43FC">
        <w:rPr>
          <w:rStyle w:val="NormalTok"/>
          <w:lang w:val="en-GB"/>
        </w:rPr>
        <w:t xml:space="preserve"> </w:t>
      </w:r>
      <w:proofErr w:type="spellStart"/>
      <w:r w:rsidRPr="002F43FC">
        <w:rPr>
          <w:rStyle w:val="FunctionTok"/>
          <w:lang w:val="en-GB"/>
        </w:rPr>
        <w:t>data.frame</w:t>
      </w:r>
      <w:proofErr w:type="spellEnd"/>
      <w:r w:rsidRPr="002F43FC">
        <w:rPr>
          <w:rStyle w:val="NormalTok"/>
          <w:lang w:val="en-GB"/>
        </w:rPr>
        <w:t>(</w:t>
      </w:r>
      <w:r w:rsidRPr="002F43FC">
        <w:rPr>
          <w:rStyle w:val="AttributeTok"/>
          <w:lang w:val="en-GB"/>
        </w:rPr>
        <w:t>time =</w:t>
      </w:r>
      <w:r w:rsidRPr="002F43FC">
        <w:rPr>
          <w:rStyle w:val="NormalTok"/>
          <w:lang w:val="en-GB"/>
        </w:rPr>
        <w:t xml:space="preserve"> </w:t>
      </w:r>
      <w:proofErr w:type="spellStart"/>
      <w:r w:rsidRPr="002F43FC">
        <w:rPr>
          <w:rStyle w:val="NormalTok"/>
          <w:lang w:val="en-GB"/>
        </w:rPr>
        <w:t>time_vector</w:t>
      </w:r>
      <w:proofErr w:type="spellEnd"/>
      <w:r w:rsidRPr="002F43FC">
        <w:rPr>
          <w:rStyle w:val="NormalTok"/>
          <w:lang w:val="en-GB"/>
        </w:rPr>
        <w:t xml:space="preserve">, </w:t>
      </w:r>
      <w:r w:rsidRPr="002F43FC">
        <w:rPr>
          <w:rStyle w:val="AttributeTok"/>
          <w:lang w:val="en-GB"/>
        </w:rPr>
        <w:t>v =</w:t>
      </w:r>
      <w:r w:rsidRPr="002F43FC">
        <w:rPr>
          <w:rStyle w:val="NormalTok"/>
          <w:lang w:val="en-GB"/>
        </w:rPr>
        <w:t xml:space="preserve"> x[[</w:t>
      </w:r>
      <w:r w:rsidRPr="002F43FC">
        <w:rPr>
          <w:rStyle w:val="DecValTok"/>
          <w:lang w:val="en-GB"/>
        </w:rPr>
        <w:t>1</w:t>
      </w:r>
      <w:r w:rsidRPr="002F43FC">
        <w:rPr>
          <w:rStyle w:val="NormalTok"/>
          <w:lang w:val="en-GB"/>
        </w:rPr>
        <w:t xml:space="preserve">]]), </w:t>
      </w:r>
      <w:r w:rsidRPr="002F43FC">
        <w:rPr>
          <w:lang w:val="en-GB"/>
        </w:rPr>
        <w:br/>
      </w:r>
      <w:r w:rsidRPr="002F43FC">
        <w:rPr>
          <w:rStyle w:val="NormalTok"/>
          <w:lang w:val="en-GB"/>
        </w:rPr>
        <w:t xml:space="preserve">        </w:t>
      </w:r>
      <w:r w:rsidRPr="002F43FC">
        <w:rPr>
          <w:rStyle w:val="AttributeTok"/>
          <w:lang w:val="en-GB"/>
        </w:rPr>
        <w:t>y =</w:t>
      </w:r>
      <w:r w:rsidRPr="002F43FC">
        <w:rPr>
          <w:rStyle w:val="NormalTok"/>
          <w:lang w:val="en-GB"/>
        </w:rPr>
        <w:t xml:space="preserve"> </w:t>
      </w:r>
      <w:proofErr w:type="spellStart"/>
      <w:r w:rsidRPr="002F43FC">
        <w:rPr>
          <w:rStyle w:val="FunctionTok"/>
          <w:lang w:val="en-GB"/>
        </w:rPr>
        <w:t>data.frame</w:t>
      </w:r>
      <w:proofErr w:type="spellEnd"/>
      <w:r w:rsidRPr="002F43FC">
        <w:rPr>
          <w:rStyle w:val="NormalTok"/>
          <w:lang w:val="en-GB"/>
        </w:rPr>
        <w:t>(</w:t>
      </w:r>
      <w:r w:rsidRPr="002F43FC">
        <w:rPr>
          <w:rStyle w:val="AttributeTok"/>
          <w:lang w:val="en-GB"/>
        </w:rPr>
        <w:t>time =</w:t>
      </w:r>
      <w:r w:rsidRPr="002F43FC">
        <w:rPr>
          <w:rStyle w:val="NormalTok"/>
          <w:lang w:val="en-GB"/>
        </w:rPr>
        <w:t xml:space="preserve"> </w:t>
      </w:r>
      <w:proofErr w:type="spellStart"/>
      <w:r w:rsidRPr="002F43FC">
        <w:rPr>
          <w:rStyle w:val="NormalTok"/>
          <w:lang w:val="en-GB"/>
        </w:rPr>
        <w:t>time_vector</w:t>
      </w:r>
      <w:proofErr w:type="spellEnd"/>
      <w:r w:rsidRPr="002F43FC">
        <w:rPr>
          <w:rStyle w:val="NormalTok"/>
          <w:lang w:val="en-GB"/>
        </w:rPr>
        <w:t xml:space="preserve">, </w:t>
      </w:r>
      <w:r w:rsidRPr="002F43FC">
        <w:rPr>
          <w:rStyle w:val="AttributeTok"/>
          <w:lang w:val="en-GB"/>
        </w:rPr>
        <w:t>v =</w:t>
      </w:r>
      <w:r w:rsidRPr="002F43FC">
        <w:rPr>
          <w:rStyle w:val="NormalTok"/>
          <w:lang w:val="en-GB"/>
        </w:rPr>
        <w:t xml:space="preserve"> x[[</w:t>
      </w:r>
      <w:r w:rsidRPr="002F43FC">
        <w:rPr>
          <w:rStyle w:val="DecValTok"/>
          <w:lang w:val="en-GB"/>
        </w:rPr>
        <w:t>2</w:t>
      </w:r>
      <w:r w:rsidRPr="002F43FC">
        <w:rPr>
          <w:rStyle w:val="NormalTok"/>
          <w:lang w:val="en-GB"/>
        </w:rPr>
        <w:t>]]),</w:t>
      </w:r>
      <w:r w:rsidRPr="002F43FC">
        <w:rPr>
          <w:lang w:val="en-GB"/>
        </w:rPr>
        <w:br/>
      </w:r>
      <w:r w:rsidRPr="002F43FC">
        <w:rPr>
          <w:rStyle w:val="NormalTok"/>
          <w:lang w:val="en-GB"/>
        </w:rPr>
        <w:t xml:space="preserve">        </w:t>
      </w:r>
      <w:proofErr w:type="spellStart"/>
      <w:r w:rsidRPr="002F43FC">
        <w:rPr>
          <w:rStyle w:val="AttributeTok"/>
          <w:lang w:val="en-GB"/>
        </w:rPr>
        <w:t>time_weight</w:t>
      </w:r>
      <w:proofErr w:type="spellEnd"/>
      <w:r w:rsidRPr="002F43FC">
        <w:rPr>
          <w:rStyle w:val="AttributeTok"/>
          <w:lang w:val="en-GB"/>
        </w:rPr>
        <w:t xml:space="preserve"> =</w:t>
      </w:r>
      <w:r w:rsidRPr="002F43FC">
        <w:rPr>
          <w:rStyle w:val="NormalTok"/>
          <w:lang w:val="en-GB"/>
        </w:rPr>
        <w:t xml:space="preserve"> </w:t>
      </w:r>
      <w:r w:rsidRPr="002F43FC">
        <w:rPr>
          <w:rStyle w:val="FunctionTok"/>
          <w:lang w:val="en-GB"/>
        </w:rPr>
        <w:t>c</w:t>
      </w:r>
      <w:r w:rsidRPr="002F43FC">
        <w:rPr>
          <w:rStyle w:val="NormalTok"/>
          <w:lang w:val="en-GB"/>
        </w:rPr>
        <w:t>(</w:t>
      </w:r>
      <w:proofErr w:type="spellStart"/>
      <w:r w:rsidRPr="002F43FC">
        <w:rPr>
          <w:rStyle w:val="AttributeTok"/>
          <w:lang w:val="en-GB"/>
        </w:rPr>
        <w:t>stepness</w:t>
      </w:r>
      <w:proofErr w:type="spellEnd"/>
      <w:r w:rsidRPr="002F43FC">
        <w:rPr>
          <w:rStyle w:val="AttributeTok"/>
          <w:lang w:val="en-GB"/>
        </w:rPr>
        <w:t xml:space="preserve"> =</w:t>
      </w:r>
      <w:r w:rsidRPr="002F43FC">
        <w:rPr>
          <w:rStyle w:val="NormalTok"/>
          <w:lang w:val="en-GB"/>
        </w:rPr>
        <w:t xml:space="preserve"> </w:t>
      </w:r>
      <w:proofErr w:type="spellStart"/>
      <w:r w:rsidRPr="002F43FC">
        <w:rPr>
          <w:rStyle w:val="NormalTok"/>
          <w:lang w:val="en-GB"/>
        </w:rPr>
        <w:t>stepness</w:t>
      </w:r>
      <w:proofErr w:type="spellEnd"/>
      <w:r w:rsidRPr="002F43FC">
        <w:rPr>
          <w:rStyle w:val="NormalTok"/>
          <w:lang w:val="en-GB"/>
        </w:rPr>
        <w:t xml:space="preserve">, </w:t>
      </w:r>
      <w:r w:rsidRPr="002F43FC">
        <w:rPr>
          <w:rStyle w:val="AttributeTok"/>
          <w:lang w:val="en-GB"/>
        </w:rPr>
        <w:t>midpoint =</w:t>
      </w:r>
      <w:r w:rsidRPr="002F43FC">
        <w:rPr>
          <w:rStyle w:val="NormalTok"/>
          <w:lang w:val="en-GB"/>
        </w:rPr>
        <w:t xml:space="preserve"> midpoint),</w:t>
      </w:r>
      <w:r w:rsidRPr="002F43FC">
        <w:rPr>
          <w:lang w:val="en-GB"/>
        </w:rPr>
        <w:br/>
      </w:r>
      <w:r w:rsidRPr="002F43FC">
        <w:rPr>
          <w:rStyle w:val="NormalTok"/>
          <w:lang w:val="en-GB"/>
        </w:rPr>
        <w:t xml:space="preserve">        </w:t>
      </w:r>
      <w:proofErr w:type="spellStart"/>
      <w:r w:rsidRPr="002F43FC">
        <w:rPr>
          <w:rStyle w:val="AttributeTok"/>
          <w:lang w:val="en-GB"/>
        </w:rPr>
        <w:t>cycle_length</w:t>
      </w:r>
      <w:proofErr w:type="spellEnd"/>
      <w:r w:rsidRPr="002F43FC">
        <w:rPr>
          <w:rStyle w:val="AttributeTok"/>
          <w:lang w:val="en-GB"/>
        </w:rPr>
        <w:t xml:space="preserve"> =</w:t>
      </w:r>
      <w:r w:rsidRPr="002F43FC">
        <w:rPr>
          <w:rStyle w:val="NormalTok"/>
          <w:lang w:val="en-GB"/>
        </w:rPr>
        <w:t xml:space="preserve"> </w:t>
      </w:r>
      <w:proofErr w:type="spellStart"/>
      <w:r w:rsidRPr="002F43FC">
        <w:rPr>
          <w:rStyle w:val="NormalTok"/>
          <w:lang w:val="en-GB"/>
        </w:rPr>
        <w:t>cycle_length</w:t>
      </w:r>
      <w:proofErr w:type="spellEnd"/>
      <w:r w:rsidRPr="002F43FC">
        <w:rPr>
          <w:rStyle w:val="NormalTok"/>
          <w:lang w:val="en-GB"/>
        </w:rPr>
        <w:t xml:space="preserve">, </w:t>
      </w:r>
      <w:r w:rsidRPr="002F43FC">
        <w:rPr>
          <w:lang w:val="en-GB"/>
        </w:rPr>
        <w:br/>
      </w:r>
      <w:r w:rsidRPr="002F43FC">
        <w:rPr>
          <w:rStyle w:val="NormalTok"/>
          <w:lang w:val="en-GB"/>
        </w:rPr>
        <w:t xml:space="preserve">        </w:t>
      </w:r>
      <w:proofErr w:type="spellStart"/>
      <w:r w:rsidRPr="002F43FC">
        <w:rPr>
          <w:rStyle w:val="AttributeTok"/>
          <w:lang w:val="en-GB"/>
        </w:rPr>
        <w:t>time_scale</w:t>
      </w:r>
      <w:proofErr w:type="spellEnd"/>
      <w:r w:rsidRPr="002F43FC">
        <w:rPr>
          <w:rStyle w:val="AttributeTok"/>
          <w:lang w:val="en-GB"/>
        </w:rPr>
        <w:t xml:space="preserve"> =</w:t>
      </w:r>
      <w:r w:rsidRPr="002F43FC">
        <w:rPr>
          <w:rStyle w:val="NormalTok"/>
          <w:lang w:val="en-GB"/>
        </w:rPr>
        <w:t xml:space="preserve"> </w:t>
      </w:r>
      <w:proofErr w:type="spellStart"/>
      <w:r w:rsidRPr="002F43FC">
        <w:rPr>
          <w:rStyle w:val="NormalTok"/>
          <w:lang w:val="en-GB"/>
        </w:rPr>
        <w:t>time_scale</w:t>
      </w:r>
      <w:proofErr w:type="spellEnd"/>
      <w:r w:rsidRPr="002F43FC">
        <w:rPr>
          <w:rStyle w:val="NormalTok"/>
          <w:lang w:val="en-GB"/>
        </w:rPr>
        <w:t>)</w:t>
      </w:r>
      <w:r w:rsidRPr="002F43FC">
        <w:rPr>
          <w:lang w:val="en-GB"/>
        </w:rPr>
        <w:br/>
      </w:r>
      <w:r w:rsidRPr="002F43FC">
        <w:rPr>
          <w:rStyle w:val="NormalTok"/>
          <w:lang w:val="en-GB"/>
        </w:rPr>
        <w:t xml:space="preserve">        }</w:t>
      </w:r>
    </w:p>
    <w:bookmarkEnd w:id="32"/>
    <w:p w:rsidRPr="002F43FC" w:rsidR="00143878" w:rsidRDefault="00D45851" w14:paraId="75E04F3B" w14:textId="77777777">
      <w:pPr>
        <w:pStyle w:val="FirstParagraph"/>
        <w:rPr>
          <w:lang w:val="en-GB"/>
        </w:rPr>
      </w:pPr>
      <w:r w:rsidRPr="002F43FC">
        <w:rPr>
          <w:lang w:val="en-GB"/>
        </w:rPr>
        <w:t xml:space="preserve">stored in the </w:t>
      </w:r>
      <w:proofErr w:type="spellStart"/>
      <w:r w:rsidRPr="002F43FC">
        <w:rPr>
          <w:rStyle w:val="VerbatimChar"/>
          <w:lang w:val="en-GB"/>
        </w:rPr>
        <w:t>rasterdiv</w:t>
      </w:r>
      <w:proofErr w:type="spellEnd"/>
      <w:r w:rsidRPr="002F43FC">
        <w:rPr>
          <w:lang w:val="en-GB"/>
        </w:rPr>
        <w:t xml:space="preserve"> file </w:t>
      </w:r>
      <w:proofErr w:type="spellStart"/>
      <w:r w:rsidRPr="002F43FC">
        <w:rPr>
          <w:rStyle w:val="VerbatimChar"/>
          <w:lang w:val="en-GB"/>
        </w:rPr>
        <w:t>mdist.R</w:t>
      </w:r>
      <w:proofErr w:type="spellEnd"/>
      <w:r w:rsidRPr="002F43FC">
        <w:rPr>
          <w:lang w:val="en-GB"/>
        </w:rPr>
        <w:t xml:space="preserve">. The </w:t>
      </w:r>
      <w:proofErr w:type="spellStart"/>
      <w:r w:rsidRPr="002F43FC">
        <w:rPr>
          <w:rStyle w:val="VerbatimChar"/>
          <w:lang w:val="en-GB"/>
        </w:rPr>
        <w:t>paRao</w:t>
      </w:r>
      <w:proofErr w:type="spellEnd"/>
      <w:r w:rsidRPr="002F43FC">
        <w:rPr>
          <w:rStyle w:val="VerbatimChar"/>
          <w:lang w:val="en-GB"/>
        </w:rPr>
        <w:t>()</w:t>
      </w:r>
      <w:r w:rsidRPr="002F43FC">
        <w:rPr>
          <w:lang w:val="en-GB"/>
        </w:rPr>
        <w:t xml:space="preserve"> function uses the </w:t>
      </w:r>
      <w:r w:rsidRPr="002F43FC">
        <w:rPr>
          <w:rStyle w:val="VerbatimChar"/>
          <w:lang w:val="en-GB"/>
        </w:rPr>
        <w:t>"</w:t>
      </w:r>
      <w:proofErr w:type="spellStart"/>
      <w:r w:rsidRPr="002F43FC">
        <w:rPr>
          <w:rStyle w:val="VerbatimChar"/>
          <w:lang w:val="en-GB"/>
        </w:rPr>
        <w:t>distm_m</w:t>
      </w:r>
      <w:proofErr w:type="spellEnd"/>
      <w:r w:rsidRPr="002F43FC">
        <w:rPr>
          <w:rStyle w:val="VerbatimChar"/>
          <w:lang w:val="en-GB"/>
        </w:rPr>
        <w:t>"</w:t>
      </w:r>
      <w:r w:rsidRPr="002F43FC">
        <w:rPr>
          <w:lang w:val="en-GB"/>
        </w:rPr>
        <w:t xml:space="preserve"> argument to internally call this function, applying it to pairwise pixel time series (</w:t>
      </w:r>
      <w:r w:rsidRPr="002F43FC">
        <w:rPr>
          <w:rStyle w:val="VerbatimChar"/>
          <w:lang w:val="en-GB"/>
        </w:rPr>
        <w:t>Z</w:t>
      </w:r>
      <w:r w:rsidRPr="002F43FC">
        <w:rPr>
          <w:lang w:val="en-GB"/>
        </w:rPr>
        <w:t xml:space="preserve">). Within each moving window, Rao’s Q index is calculated using the computed distances and the specified </w:t>
      </w:r>
      <w:r w:rsidRPr="002F43FC">
        <w:rPr>
          <w:rStyle w:val="VerbatimChar"/>
          <w:lang w:val="en-GB"/>
        </w:rPr>
        <w:t>alpha</w:t>
      </w:r>
      <w:r w:rsidRPr="002F43FC">
        <w:rPr>
          <w:lang w:val="en-GB"/>
        </w:rPr>
        <w:t xml:space="preserve"> value. By leveraging the TWDTW distance over a time-series of matrices or images, Rao’s Q index can be calculated using the following R function:</w:t>
      </w:r>
    </w:p>
    <w:p w:rsidRPr="002F43FC" w:rsidR="00143878" w:rsidRDefault="00D45851" w14:paraId="4DAE5F93" w14:textId="77777777">
      <w:pPr>
        <w:pStyle w:val="SourceCode"/>
        <w:rPr>
          <w:lang w:val="en-GB"/>
        </w:rPr>
      </w:pPr>
      <w:bookmarkStart w:name="Code_2" w:id="33"/>
      <w:proofErr w:type="spellStart"/>
      <w:r w:rsidRPr="002F43FC">
        <w:rPr>
          <w:rStyle w:val="FunctionTok"/>
          <w:lang w:val="en-GB"/>
        </w:rPr>
        <w:t>paRao</w:t>
      </w:r>
      <w:proofErr w:type="spellEnd"/>
      <w:r w:rsidRPr="002F43FC">
        <w:rPr>
          <w:rStyle w:val="NormalTok"/>
          <w:lang w:val="en-GB"/>
        </w:rPr>
        <w:t>(</w:t>
      </w:r>
      <w:r w:rsidRPr="002F43FC">
        <w:rPr>
          <w:rStyle w:val="AttributeTok"/>
          <w:lang w:val="en-GB"/>
        </w:rPr>
        <w:t>x =</w:t>
      </w:r>
      <w:r w:rsidRPr="002F43FC">
        <w:rPr>
          <w:rStyle w:val="NormalTok"/>
          <w:lang w:val="en-GB"/>
        </w:rPr>
        <w:t xml:space="preserve"> </w:t>
      </w:r>
      <w:proofErr w:type="spellStart"/>
      <w:r w:rsidRPr="002F43FC">
        <w:rPr>
          <w:rStyle w:val="NormalTok"/>
          <w:lang w:val="en-GB"/>
        </w:rPr>
        <w:t>time.series</w:t>
      </w:r>
      <w:proofErr w:type="spellEnd"/>
      <w:r w:rsidRPr="002F43FC">
        <w:rPr>
          <w:rStyle w:val="NormalTok"/>
          <w:lang w:val="en-GB"/>
        </w:rPr>
        <w:t xml:space="preserve">, </w:t>
      </w:r>
      <w:r w:rsidRPr="002F43FC">
        <w:rPr>
          <w:lang w:val="en-GB"/>
        </w:rPr>
        <w:br/>
      </w:r>
      <w:r w:rsidRPr="002F43FC">
        <w:rPr>
          <w:rStyle w:val="NormalTok"/>
          <w:lang w:val="en-GB"/>
        </w:rPr>
        <w:t xml:space="preserve">  </w:t>
      </w:r>
      <w:proofErr w:type="spellStart"/>
      <w:r w:rsidRPr="002F43FC">
        <w:rPr>
          <w:rStyle w:val="AttributeTok"/>
          <w:lang w:val="en-GB"/>
        </w:rPr>
        <w:t>time_vector</w:t>
      </w:r>
      <w:proofErr w:type="spellEnd"/>
      <w:r w:rsidRPr="002F43FC">
        <w:rPr>
          <w:rStyle w:val="AttributeTok"/>
          <w:lang w:val="en-GB"/>
        </w:rPr>
        <w:t xml:space="preserve"> =</w:t>
      </w:r>
      <w:r w:rsidRPr="002F43FC">
        <w:rPr>
          <w:rStyle w:val="NormalTok"/>
          <w:lang w:val="en-GB"/>
        </w:rPr>
        <w:t xml:space="preserve"> time, </w:t>
      </w:r>
      <w:r w:rsidRPr="002F43FC">
        <w:rPr>
          <w:lang w:val="en-GB"/>
        </w:rPr>
        <w:br/>
      </w:r>
      <w:r w:rsidRPr="002F43FC">
        <w:rPr>
          <w:rStyle w:val="NormalTok"/>
          <w:lang w:val="en-GB"/>
        </w:rPr>
        <w:t xml:space="preserve">  </w:t>
      </w:r>
      <w:r w:rsidRPr="002F43FC">
        <w:rPr>
          <w:rStyle w:val="AttributeTok"/>
          <w:lang w:val="en-GB"/>
        </w:rPr>
        <w:t>window =</w:t>
      </w:r>
      <w:r w:rsidRPr="002F43FC">
        <w:rPr>
          <w:rStyle w:val="NormalTok"/>
          <w:lang w:val="en-GB"/>
        </w:rPr>
        <w:t xml:space="preserve"> </w:t>
      </w:r>
      <w:r w:rsidRPr="002F43FC">
        <w:rPr>
          <w:rStyle w:val="DecValTok"/>
          <w:lang w:val="en-GB"/>
        </w:rPr>
        <w:t>3</w:t>
      </w:r>
      <w:r w:rsidRPr="002F43FC">
        <w:rPr>
          <w:rStyle w:val="NormalTok"/>
          <w:lang w:val="en-GB"/>
        </w:rPr>
        <w:t xml:space="preserve">, </w:t>
      </w:r>
      <w:r w:rsidRPr="002F43FC">
        <w:rPr>
          <w:lang w:val="en-GB"/>
        </w:rPr>
        <w:br/>
      </w:r>
      <w:r w:rsidRPr="002F43FC">
        <w:rPr>
          <w:rStyle w:val="NormalTok"/>
          <w:lang w:val="en-GB"/>
        </w:rPr>
        <w:t xml:space="preserve">  </w:t>
      </w:r>
      <w:r w:rsidRPr="002F43FC">
        <w:rPr>
          <w:rStyle w:val="AttributeTok"/>
          <w:lang w:val="en-GB"/>
        </w:rPr>
        <w:t>alpha =</w:t>
      </w:r>
      <w:r w:rsidRPr="002F43FC">
        <w:rPr>
          <w:rStyle w:val="NormalTok"/>
          <w:lang w:val="en-GB"/>
        </w:rPr>
        <w:t xml:space="preserve"> </w:t>
      </w:r>
      <w:r w:rsidRPr="002F43FC">
        <w:rPr>
          <w:rStyle w:val="DecValTok"/>
          <w:lang w:val="en-GB"/>
        </w:rPr>
        <w:t>2</w:t>
      </w:r>
      <w:r w:rsidRPr="002F43FC">
        <w:rPr>
          <w:rStyle w:val="NormalTok"/>
          <w:lang w:val="en-GB"/>
        </w:rPr>
        <w:t xml:space="preserve">, </w:t>
      </w:r>
      <w:r w:rsidRPr="002F43FC">
        <w:rPr>
          <w:lang w:val="en-GB"/>
        </w:rPr>
        <w:br/>
      </w:r>
      <w:r w:rsidRPr="002F43FC">
        <w:rPr>
          <w:rStyle w:val="NormalTok"/>
          <w:lang w:val="en-GB"/>
        </w:rPr>
        <w:t xml:space="preserve">  </w:t>
      </w:r>
      <w:proofErr w:type="spellStart"/>
      <w:r w:rsidRPr="002F43FC">
        <w:rPr>
          <w:rStyle w:val="AttributeTok"/>
          <w:lang w:val="en-GB"/>
        </w:rPr>
        <w:t>na.tolerance</w:t>
      </w:r>
      <w:proofErr w:type="spellEnd"/>
      <w:r w:rsidRPr="002F43FC">
        <w:rPr>
          <w:rStyle w:val="AttributeTok"/>
          <w:lang w:val="en-GB"/>
        </w:rPr>
        <w:t xml:space="preserve"> =</w:t>
      </w:r>
      <w:r w:rsidRPr="002F43FC">
        <w:rPr>
          <w:rStyle w:val="NormalTok"/>
          <w:lang w:val="en-GB"/>
        </w:rPr>
        <w:t xml:space="preserve"> </w:t>
      </w:r>
      <w:r w:rsidRPr="002F43FC">
        <w:rPr>
          <w:rStyle w:val="DecValTok"/>
          <w:lang w:val="en-GB"/>
        </w:rPr>
        <w:t>0</w:t>
      </w:r>
      <w:r w:rsidRPr="002F43FC">
        <w:rPr>
          <w:rStyle w:val="NormalTok"/>
          <w:lang w:val="en-GB"/>
        </w:rPr>
        <w:t xml:space="preserve">, </w:t>
      </w:r>
      <w:r w:rsidRPr="002F43FC">
        <w:rPr>
          <w:lang w:val="en-GB"/>
        </w:rPr>
        <w:br/>
      </w:r>
      <w:r w:rsidRPr="002F43FC">
        <w:rPr>
          <w:rStyle w:val="NormalTok"/>
          <w:lang w:val="en-GB"/>
        </w:rPr>
        <w:t xml:space="preserve">  </w:t>
      </w:r>
      <w:r w:rsidRPr="002F43FC">
        <w:rPr>
          <w:rStyle w:val="AttributeTok"/>
          <w:lang w:val="en-GB"/>
        </w:rPr>
        <w:t>simplify =</w:t>
      </w:r>
      <w:r w:rsidRPr="002F43FC">
        <w:rPr>
          <w:rStyle w:val="NormalTok"/>
          <w:lang w:val="en-GB"/>
        </w:rPr>
        <w:t xml:space="preserve"> </w:t>
      </w:r>
      <w:r w:rsidRPr="002F43FC">
        <w:rPr>
          <w:rStyle w:val="DecValTok"/>
          <w:lang w:val="en-GB"/>
        </w:rPr>
        <w:t>3</w:t>
      </w:r>
      <w:r w:rsidRPr="002F43FC">
        <w:rPr>
          <w:rStyle w:val="NormalTok"/>
          <w:lang w:val="en-GB"/>
        </w:rPr>
        <w:t>,</w:t>
      </w:r>
      <w:r w:rsidRPr="002F43FC">
        <w:rPr>
          <w:lang w:val="en-GB"/>
        </w:rPr>
        <w:br/>
      </w:r>
      <w:r w:rsidRPr="002F43FC">
        <w:rPr>
          <w:rStyle w:val="NormalTok"/>
          <w:lang w:val="en-GB"/>
        </w:rPr>
        <w:t xml:space="preserve">  </w:t>
      </w:r>
      <w:r w:rsidRPr="002F43FC">
        <w:rPr>
          <w:rStyle w:val="AttributeTok"/>
          <w:lang w:val="en-GB"/>
        </w:rPr>
        <w:t>method =</w:t>
      </w:r>
      <w:r w:rsidRPr="002F43FC">
        <w:rPr>
          <w:rStyle w:val="NormalTok"/>
          <w:lang w:val="en-GB"/>
        </w:rPr>
        <w:t xml:space="preserve"> </w:t>
      </w:r>
      <w:r w:rsidRPr="002F43FC">
        <w:rPr>
          <w:rStyle w:val="StringTok"/>
          <w:lang w:val="en-GB"/>
        </w:rPr>
        <w:t>"multidimension"</w:t>
      </w:r>
      <w:r w:rsidRPr="002F43FC">
        <w:rPr>
          <w:rStyle w:val="NormalTok"/>
          <w:lang w:val="en-GB"/>
        </w:rPr>
        <w:t xml:space="preserve">, </w:t>
      </w:r>
      <w:r w:rsidRPr="002F43FC">
        <w:rPr>
          <w:lang w:val="en-GB"/>
        </w:rPr>
        <w:br/>
      </w:r>
      <w:r w:rsidRPr="002F43FC">
        <w:rPr>
          <w:rStyle w:val="NormalTok"/>
          <w:lang w:val="en-GB"/>
        </w:rPr>
        <w:t xml:space="preserve">  </w:t>
      </w:r>
      <w:proofErr w:type="spellStart"/>
      <w:r w:rsidRPr="002F43FC">
        <w:rPr>
          <w:rStyle w:val="AttributeTok"/>
          <w:lang w:val="en-GB"/>
        </w:rPr>
        <w:t>dist_m</w:t>
      </w:r>
      <w:proofErr w:type="spellEnd"/>
      <w:r w:rsidRPr="002F43FC">
        <w:rPr>
          <w:rStyle w:val="AttributeTok"/>
          <w:lang w:val="en-GB"/>
        </w:rPr>
        <w:t xml:space="preserve"> =</w:t>
      </w:r>
      <w:r w:rsidRPr="002F43FC">
        <w:rPr>
          <w:rStyle w:val="NormalTok"/>
          <w:lang w:val="en-GB"/>
        </w:rPr>
        <w:t xml:space="preserve"> </w:t>
      </w:r>
      <w:r w:rsidRPr="002F43FC">
        <w:rPr>
          <w:rStyle w:val="StringTok"/>
          <w:lang w:val="en-GB"/>
        </w:rPr>
        <w:t>"</w:t>
      </w:r>
      <w:proofErr w:type="spellStart"/>
      <w:r w:rsidRPr="002F43FC">
        <w:rPr>
          <w:rStyle w:val="StringTok"/>
          <w:lang w:val="en-GB"/>
        </w:rPr>
        <w:t>twdtw</w:t>
      </w:r>
      <w:proofErr w:type="spellEnd"/>
      <w:r w:rsidRPr="002F43FC">
        <w:rPr>
          <w:rStyle w:val="StringTok"/>
          <w:lang w:val="en-GB"/>
        </w:rPr>
        <w:t>"</w:t>
      </w:r>
      <w:r w:rsidRPr="002F43FC">
        <w:rPr>
          <w:rStyle w:val="NormalTok"/>
          <w:lang w:val="en-GB"/>
        </w:rPr>
        <w:t xml:space="preserve">, </w:t>
      </w:r>
      <w:r w:rsidRPr="002F43FC">
        <w:rPr>
          <w:lang w:val="en-GB"/>
        </w:rPr>
        <w:br/>
      </w:r>
      <w:r w:rsidRPr="002F43FC">
        <w:rPr>
          <w:rStyle w:val="NormalTok"/>
          <w:lang w:val="en-GB"/>
        </w:rPr>
        <w:t xml:space="preserve">  </w:t>
      </w:r>
      <w:r w:rsidRPr="002F43FC">
        <w:rPr>
          <w:rStyle w:val="AttributeTok"/>
          <w:lang w:val="en-GB"/>
        </w:rPr>
        <w:t>midpoint =</w:t>
      </w:r>
      <w:r w:rsidRPr="002F43FC">
        <w:rPr>
          <w:rStyle w:val="NormalTok"/>
          <w:lang w:val="en-GB"/>
        </w:rPr>
        <w:t xml:space="preserve"> </w:t>
      </w:r>
      <w:r w:rsidRPr="002F43FC">
        <w:rPr>
          <w:rStyle w:val="DecValTok"/>
          <w:lang w:val="en-GB"/>
        </w:rPr>
        <w:t>35</w:t>
      </w:r>
      <w:r w:rsidRPr="002F43FC">
        <w:rPr>
          <w:rStyle w:val="NormalTok"/>
          <w:lang w:val="en-GB"/>
        </w:rPr>
        <w:t>,</w:t>
      </w:r>
      <w:r w:rsidRPr="002F43FC">
        <w:rPr>
          <w:lang w:val="en-GB"/>
        </w:rPr>
        <w:br/>
      </w:r>
      <w:r w:rsidRPr="002F43FC">
        <w:rPr>
          <w:rStyle w:val="NormalTok"/>
          <w:lang w:val="en-GB"/>
        </w:rPr>
        <w:t xml:space="preserve">  </w:t>
      </w:r>
      <w:proofErr w:type="spellStart"/>
      <w:r w:rsidRPr="002F43FC">
        <w:rPr>
          <w:rStyle w:val="AttributeTok"/>
          <w:lang w:val="en-GB"/>
        </w:rPr>
        <w:t>stepness</w:t>
      </w:r>
      <w:proofErr w:type="spellEnd"/>
      <w:r w:rsidRPr="002F43FC">
        <w:rPr>
          <w:rStyle w:val="AttributeTok"/>
          <w:lang w:val="en-GB"/>
        </w:rPr>
        <w:t xml:space="preserve"> =</w:t>
      </w:r>
      <w:r w:rsidRPr="002F43FC">
        <w:rPr>
          <w:rStyle w:val="NormalTok"/>
          <w:lang w:val="en-GB"/>
        </w:rPr>
        <w:t xml:space="preserve"> </w:t>
      </w:r>
      <w:r w:rsidRPr="002F43FC">
        <w:rPr>
          <w:rStyle w:val="SpecialCharTok"/>
          <w:lang w:val="en-GB"/>
        </w:rPr>
        <w:t>-</w:t>
      </w:r>
      <w:r w:rsidRPr="002F43FC">
        <w:rPr>
          <w:rStyle w:val="FloatTok"/>
          <w:lang w:val="en-GB"/>
        </w:rPr>
        <w:t>0.5</w:t>
      </w:r>
      <w:r w:rsidRPr="002F43FC">
        <w:rPr>
          <w:lang w:val="en-GB"/>
        </w:rPr>
        <w:br/>
      </w:r>
      <w:r w:rsidRPr="002F43FC">
        <w:rPr>
          <w:rStyle w:val="NormalTok"/>
          <w:lang w:val="en-GB"/>
        </w:rPr>
        <w:t xml:space="preserve">  )</w:t>
      </w:r>
    </w:p>
    <w:bookmarkEnd w:id="33"/>
    <w:p w:rsidRPr="002F43FC" w:rsidR="00143878" w:rsidRDefault="00D45851" w14:paraId="573B9D12" w14:textId="77777777">
      <w:pPr>
        <w:pStyle w:val="FirstParagraph"/>
        <w:rPr>
          <w:lang w:val="en-GB"/>
        </w:rPr>
      </w:pPr>
      <w:r w:rsidRPr="002F43FC">
        <w:rPr>
          <w:lang w:val="en-GB"/>
        </w:rPr>
        <w:t>The arguments and our input parameters of which are:</w:t>
      </w:r>
    </w:p>
    <w:p w:rsidRPr="002F43FC" w:rsidR="00143878" w:rsidRDefault="00D45851" w14:paraId="76196EE4" w14:textId="77777777">
      <w:pPr>
        <w:pStyle w:val="BodyText"/>
        <w:rPr>
          <w:lang w:val="en-GB"/>
        </w:rPr>
      </w:pPr>
      <w:proofErr w:type="spellStart"/>
      <w:r w:rsidRPr="002F43FC">
        <w:rPr>
          <w:rStyle w:val="VerbatimChar"/>
          <w:lang w:val="en-GB"/>
        </w:rPr>
        <w:t>time.series</w:t>
      </w:r>
      <w:proofErr w:type="spellEnd"/>
      <w:r w:rsidRPr="002F43FC">
        <w:rPr>
          <w:lang w:val="en-GB"/>
        </w:rPr>
        <w:t xml:space="preserve"> is an </w:t>
      </w:r>
      <w:r w:rsidRPr="002F43FC">
        <w:rPr>
          <w:rStyle w:val="VerbatimChar"/>
          <w:lang w:val="en-GB"/>
        </w:rPr>
        <w:t>(X, Y, Z)</w:t>
      </w:r>
      <w:r w:rsidRPr="002F43FC">
        <w:rPr>
          <w:lang w:val="en-GB"/>
        </w:rPr>
        <w:t xml:space="preserve"> raster stack (or “cube”) of spectral data, where the X and Y axes represent discrete pixel values, and each layer of the Z axis is a </w:t>
      </w:r>
      <w:proofErr w:type="spellStart"/>
      <w:r w:rsidRPr="002F43FC">
        <w:rPr>
          <w:lang w:val="en-GB"/>
        </w:rPr>
        <w:t>a</w:t>
      </w:r>
      <w:proofErr w:type="spellEnd"/>
      <w:r w:rsidRPr="002F43FC">
        <w:rPr>
          <w:lang w:val="en-GB"/>
        </w:rPr>
        <w:t xml:space="preserve"> different temporal snapshot of the raster layer. In our study, this is the Sentinel-2 derived time series (with daily </w:t>
      </w:r>
      <w:r w:rsidRPr="002F43FC">
        <w:rPr>
          <w:rStyle w:val="VerbatimChar"/>
          <w:lang w:val="en-GB"/>
        </w:rPr>
        <w:t>Z</w:t>
      </w:r>
      <w:r w:rsidRPr="002F43FC">
        <w:rPr>
          <w:lang w:val="en-GB"/>
        </w:rPr>
        <w:t xml:space="preserve"> temporal resolution) of our study site.</w:t>
      </w:r>
    </w:p>
    <w:p w:rsidRPr="002F43FC" w:rsidR="00143878" w:rsidRDefault="00D45851" w14:paraId="3E7CA9E4" w14:textId="77777777">
      <w:pPr>
        <w:pStyle w:val="BodyText"/>
        <w:rPr>
          <w:lang w:val="en-GB"/>
        </w:rPr>
      </w:pPr>
      <w:proofErr w:type="spellStart"/>
      <w:r w:rsidRPr="002F43FC">
        <w:rPr>
          <w:rStyle w:val="VerbatimChar"/>
          <w:lang w:val="en-GB"/>
        </w:rPr>
        <w:t>time_vector</w:t>
      </w:r>
      <w:proofErr w:type="spellEnd"/>
      <w:r w:rsidRPr="002F43FC">
        <w:rPr>
          <w:lang w:val="en-GB"/>
        </w:rPr>
        <w:t xml:space="preserve"> A vector of dates corresponding to every </w:t>
      </w:r>
      <w:r w:rsidRPr="002F43FC">
        <w:rPr>
          <w:rStyle w:val="VerbatimChar"/>
          <w:lang w:val="en-GB"/>
        </w:rPr>
        <w:t>Z</w:t>
      </w:r>
      <w:r w:rsidRPr="002F43FC">
        <w:rPr>
          <w:lang w:val="en-GB"/>
        </w:rPr>
        <w:t xml:space="preserve"> layer in the raster time series, which must be the same as the </w:t>
      </w:r>
      <w:r w:rsidRPr="002F43FC">
        <w:rPr>
          <w:rStyle w:val="VerbatimChar"/>
          <w:lang w:val="en-GB"/>
        </w:rPr>
        <w:t>Z</w:t>
      </w:r>
      <w:r w:rsidRPr="002F43FC">
        <w:rPr>
          <w:lang w:val="en-GB"/>
        </w:rPr>
        <w:t xml:space="preserve"> axis from the </w:t>
      </w:r>
      <w:r w:rsidRPr="002F43FC">
        <w:rPr>
          <w:rStyle w:val="VerbatimChar"/>
          <w:lang w:val="en-GB"/>
        </w:rPr>
        <w:t>x</w:t>
      </w:r>
      <w:r w:rsidRPr="002F43FC">
        <w:rPr>
          <w:lang w:val="en-GB"/>
        </w:rPr>
        <w:t xml:space="preserve"> variable. All pixels in the input time series must share the same temporal spacing as the temporal pattern to which it is being compared (i.e. if the time series has observations on days </w:t>
      </w:r>
      <w:r w:rsidRPr="002F43FC">
        <w:rPr>
          <w:rStyle w:val="VerbatimChar"/>
          <w:lang w:val="en-GB"/>
        </w:rPr>
        <w:t>c(1, 3, 7, ...)</w:t>
      </w:r>
      <w:r w:rsidRPr="002F43FC">
        <w:rPr>
          <w:lang w:val="en-GB"/>
        </w:rPr>
        <w:t xml:space="preserve">, then the pattern it is being compared to must also have observations on days </w:t>
      </w:r>
      <w:r w:rsidRPr="002F43FC">
        <w:rPr>
          <w:rStyle w:val="VerbatimChar"/>
          <w:lang w:val="en-GB"/>
        </w:rPr>
        <w:t>c(1, 3, 7, ...)</w:t>
      </w:r>
      <w:r w:rsidRPr="002F43FC">
        <w:rPr>
          <w:lang w:val="en-GB"/>
        </w:rPr>
        <w:t xml:space="preserve">. If any </w:t>
      </w:r>
      <w:r w:rsidRPr="002F43FC">
        <w:rPr>
          <w:rStyle w:val="VerbatimChar"/>
          <w:lang w:val="en-GB"/>
        </w:rPr>
        <w:t>x</w:t>
      </w:r>
      <w:r w:rsidRPr="002F43FC">
        <w:rPr>
          <w:lang w:val="en-GB"/>
        </w:rPr>
        <w:t xml:space="preserve">, </w:t>
      </w:r>
      <w:r w:rsidRPr="002F43FC">
        <w:rPr>
          <w:rStyle w:val="VerbatimChar"/>
          <w:lang w:val="en-GB"/>
        </w:rPr>
        <w:t>y</w:t>
      </w:r>
      <w:r w:rsidRPr="002F43FC">
        <w:rPr>
          <w:lang w:val="en-GB"/>
        </w:rPr>
        <w:t xml:space="preserve"> pixel </w:t>
      </w:r>
      <w:proofErr w:type="spellStart"/>
      <w:r w:rsidRPr="002F43FC">
        <w:rPr>
          <w:rStyle w:val="VerbatimChar"/>
          <w:lang w:val="en-GB"/>
        </w:rPr>
        <w:t>i</w:t>
      </w:r>
      <w:proofErr w:type="spellEnd"/>
      <w:r w:rsidRPr="002F43FC">
        <w:rPr>
          <w:lang w:val="en-GB"/>
        </w:rPr>
        <w:t xml:space="preserve"> along the </w:t>
      </w:r>
      <w:r w:rsidRPr="002F43FC">
        <w:rPr>
          <w:rStyle w:val="VerbatimChar"/>
          <w:lang w:val="en-GB"/>
        </w:rPr>
        <w:t>Z</w:t>
      </w:r>
      <w:r w:rsidRPr="002F43FC">
        <w:rPr>
          <w:lang w:val="en-GB"/>
        </w:rPr>
        <w:t xml:space="preserve"> temporal vector has any invalid numeric data (e.g., </w:t>
      </w:r>
      <w:r w:rsidRPr="002F43FC">
        <w:rPr>
          <w:rStyle w:val="VerbatimChar"/>
          <w:lang w:val="en-GB"/>
        </w:rPr>
        <w:t>NA</w:t>
      </w:r>
      <w:r w:rsidRPr="002F43FC">
        <w:rPr>
          <w:lang w:val="en-GB"/>
        </w:rPr>
        <w:t xml:space="preserve">, </w:t>
      </w:r>
      <w:r w:rsidRPr="002F43FC">
        <w:rPr>
          <w:rStyle w:val="VerbatimChar"/>
          <w:lang w:val="en-GB"/>
        </w:rPr>
        <w:t>NULL</w:t>
      </w:r>
      <w:r w:rsidRPr="002F43FC">
        <w:rPr>
          <w:lang w:val="en-GB"/>
        </w:rPr>
        <w:t xml:space="preserve">, </w:t>
      </w:r>
      <w:r w:rsidRPr="002F43FC">
        <w:rPr>
          <w:rStyle w:val="VerbatimChar"/>
          <w:lang w:val="en-GB"/>
        </w:rPr>
        <w:t>Inf</w:t>
      </w:r>
      <w:r w:rsidRPr="002F43FC">
        <w:rPr>
          <w:lang w:val="en-GB"/>
        </w:rPr>
        <w:t xml:space="preserve">, etc.), its Rao’s Q index value will be </w:t>
      </w:r>
      <w:r w:rsidRPr="002F43FC">
        <w:rPr>
          <w:rStyle w:val="VerbatimChar"/>
          <w:lang w:val="en-GB"/>
        </w:rPr>
        <w:t>NA</w:t>
      </w:r>
      <w:r w:rsidRPr="002F43FC">
        <w:rPr>
          <w:lang w:val="en-GB"/>
        </w:rPr>
        <w:t>, since DTW does not allow for no data values.</w:t>
      </w:r>
    </w:p>
    <w:p w:rsidRPr="002F43FC" w:rsidR="00143878" w:rsidRDefault="00D45851" w14:paraId="32995446" w14:textId="77777777">
      <w:pPr>
        <w:pStyle w:val="BodyText"/>
        <w:rPr>
          <w:lang w:val="en-GB"/>
        </w:rPr>
      </w:pPr>
      <w:r w:rsidRPr="002F43FC">
        <w:rPr>
          <w:rStyle w:val="VerbatimChar"/>
          <w:lang w:val="en-GB"/>
        </w:rPr>
        <w:t>steepness</w:t>
      </w:r>
      <w:r w:rsidRPr="002F43FC">
        <w:rPr>
          <w:lang w:val="en-GB"/>
        </w:rPr>
        <w:t xml:space="preserve"> A continuous numeric value corresponding to the </w:t>
      </w:r>
      <m:oMath>
        <m:r>
          <w:rPr>
            <w:rFonts w:ascii="Cambria Math" w:hAnsi="Cambria Math"/>
            <w:lang w:val="en-GB"/>
          </w:rPr>
          <m:t>α</m:t>
        </m:r>
      </m:oMath>
      <w:r w:rsidRPr="002F43FC">
        <w:rPr>
          <w:lang w:val="en-GB"/>
        </w:rPr>
        <w:t xml:space="preserve"> variable from the time-weighting function in Maus </w:t>
      </w:r>
      <w:r w:rsidRPr="002F43FC">
        <w:rPr>
          <w:i/>
          <w:iCs/>
          <w:lang w:val="en-GB"/>
        </w:rPr>
        <w:t>et al</w:t>
      </w:r>
      <w:r w:rsidRPr="002F43FC">
        <w:rPr>
          <w:lang w:val="en-GB"/>
        </w:rPr>
        <w:t xml:space="preserve"> (V. Maus et al. 2016). Different values of </w:t>
      </w:r>
      <m:oMath>
        <m:r>
          <w:rPr>
            <w:rFonts w:ascii="Cambria Math" w:hAnsi="Cambria Math"/>
            <w:lang w:val="en-GB"/>
          </w:rPr>
          <m:t>α</m:t>
        </m:r>
      </m:oMath>
      <w:r w:rsidRPr="002F43FC">
        <w:rPr>
          <w:lang w:val="en-GB"/>
        </w:rPr>
        <w:t xml:space="preserve"> can increase or decrease penalisation for deviations from the pattern time.</w:t>
      </w:r>
    </w:p>
    <w:p w:rsidRPr="002F43FC" w:rsidR="00143878" w:rsidRDefault="00D45851" w14:paraId="10263300" w14:textId="77777777">
      <w:pPr>
        <w:pStyle w:val="BodyText"/>
        <w:rPr>
          <w:lang w:val="en-GB"/>
        </w:rPr>
      </w:pPr>
      <w:r w:rsidRPr="002F43FC">
        <w:rPr>
          <w:rStyle w:val="VerbatimChar"/>
          <w:lang w:val="en-GB"/>
        </w:rPr>
        <w:t>midpoint</w:t>
      </w:r>
      <w:r w:rsidRPr="002F43FC">
        <w:rPr>
          <w:lang w:val="en-GB"/>
        </w:rPr>
        <w:t xml:space="preserve"> A numeric value corresponding to the </w:t>
      </w:r>
      <m:oMath>
        <m:r>
          <w:rPr>
            <w:rFonts w:ascii="Cambria Math" w:hAnsi="Cambria Math"/>
            <w:lang w:val="en-GB"/>
          </w:rPr>
          <m:t>β</m:t>
        </m:r>
      </m:oMath>
      <w:r w:rsidRPr="002F43FC">
        <w:rPr>
          <w:lang w:val="en-GB"/>
        </w:rPr>
        <w:t xml:space="preserve"> variable from the time-weighting function in Maus </w:t>
      </w:r>
      <w:r w:rsidRPr="002F43FC">
        <w:rPr>
          <w:i/>
          <w:iCs/>
          <w:lang w:val="en-GB"/>
        </w:rPr>
        <w:t>et al</w:t>
      </w:r>
      <w:r w:rsidRPr="002F43FC">
        <w:rPr>
          <w:lang w:val="en-GB"/>
        </w:rPr>
        <w:t xml:space="preserve"> (V. Maus et al. 2016). The input data must be of the unit specified by the </w:t>
      </w:r>
      <w:proofErr w:type="spellStart"/>
      <w:r w:rsidRPr="002F43FC">
        <w:rPr>
          <w:rStyle w:val="VerbatimChar"/>
          <w:lang w:val="en-GB"/>
        </w:rPr>
        <w:t>time_scale</w:t>
      </w:r>
      <w:proofErr w:type="spellEnd"/>
      <w:r w:rsidRPr="002F43FC">
        <w:rPr>
          <w:lang w:val="en-GB"/>
        </w:rPr>
        <w:t xml:space="preserve"> argument (e.g. in our example, it is expressed in days).</w:t>
      </w:r>
    </w:p>
    <w:p w:rsidRPr="002F43FC" w:rsidR="00143878" w:rsidRDefault="00D45851" w14:paraId="5D4A4844" w14:textId="77777777">
      <w:pPr>
        <w:pStyle w:val="BodyText"/>
        <w:rPr>
          <w:lang w:val="en-GB"/>
        </w:rPr>
      </w:pPr>
      <w:proofErr w:type="spellStart"/>
      <w:r w:rsidRPr="002F43FC">
        <w:rPr>
          <w:rStyle w:val="VerbatimChar"/>
          <w:lang w:val="en-GB"/>
        </w:rPr>
        <w:t>cycle_length</w:t>
      </w:r>
      <w:proofErr w:type="spellEnd"/>
      <w:r w:rsidRPr="002F43FC">
        <w:rPr>
          <w:lang w:val="en-GB"/>
        </w:rPr>
        <w:t xml:space="preserve"> This argument indicates the length of a single cycle. This argument can accept either a string or numeric value. Valid string input values are “year”, “month”, “day”, “hour”, “minute”, and “second”. String inputs are also passed to the </w:t>
      </w:r>
      <w:proofErr w:type="spellStart"/>
      <w:r w:rsidRPr="002F43FC">
        <w:rPr>
          <w:rStyle w:val="VerbatimChar"/>
          <w:lang w:val="en-GB"/>
        </w:rPr>
        <w:t>time_scale</w:t>
      </w:r>
      <w:proofErr w:type="spellEnd"/>
      <w:r w:rsidRPr="002F43FC">
        <w:rPr>
          <w:lang w:val="en-GB"/>
        </w:rPr>
        <w:t xml:space="preserve"> argument. Numeric input values must be the same unit specified by the </w:t>
      </w:r>
      <w:proofErr w:type="spellStart"/>
      <w:r w:rsidRPr="002F43FC">
        <w:rPr>
          <w:rStyle w:val="VerbatimChar"/>
          <w:lang w:val="en-GB"/>
        </w:rPr>
        <w:t>time_scale</w:t>
      </w:r>
      <w:proofErr w:type="spellEnd"/>
      <w:r w:rsidRPr="002F43FC">
        <w:rPr>
          <w:lang w:val="en-GB"/>
        </w:rPr>
        <w:t xml:space="preserve"> argument.</w:t>
      </w:r>
    </w:p>
    <w:p w:rsidRPr="002F43FC" w:rsidR="00143878" w:rsidRDefault="00D45851" w14:paraId="54D22777" w14:textId="77777777">
      <w:pPr>
        <w:pStyle w:val="BodyText"/>
        <w:rPr>
          <w:lang w:val="en-GB"/>
        </w:rPr>
      </w:pPr>
      <w:proofErr w:type="spellStart"/>
      <w:r w:rsidRPr="002F43FC">
        <w:rPr>
          <w:rStyle w:val="VerbatimChar"/>
          <w:lang w:val="en-GB"/>
        </w:rPr>
        <w:t>time_scale</w:t>
      </w:r>
      <w:proofErr w:type="spellEnd"/>
      <w:r w:rsidRPr="002F43FC">
        <w:rPr>
          <w:lang w:val="en-GB"/>
        </w:rPr>
        <w:t xml:space="preserve"> This argument sets the units of the TWDTW function’s cycle length. Valid string input values are “year”, “month”, “day”, “hour”, “minute”, and “second”. If the input given to </w:t>
      </w:r>
      <w:proofErr w:type="spellStart"/>
      <w:r w:rsidRPr="002F43FC">
        <w:rPr>
          <w:rStyle w:val="VerbatimChar"/>
          <w:lang w:val="en-GB"/>
        </w:rPr>
        <w:t>cycle_length</w:t>
      </w:r>
      <w:proofErr w:type="spellEnd"/>
      <w:r w:rsidRPr="002F43FC">
        <w:rPr>
          <w:lang w:val="en-GB"/>
        </w:rPr>
        <w:t xml:space="preserve"> is a string value, then this argument will change the units given in the output. Alternatively, if a numeric value is given to </w:t>
      </w:r>
      <w:proofErr w:type="spellStart"/>
      <w:r w:rsidRPr="002F43FC">
        <w:rPr>
          <w:rStyle w:val="VerbatimChar"/>
          <w:lang w:val="en-GB"/>
        </w:rPr>
        <w:t>cycle_length</w:t>
      </w:r>
      <w:proofErr w:type="spellEnd"/>
      <w:r w:rsidRPr="002F43FC">
        <w:rPr>
          <w:lang w:val="en-GB"/>
        </w:rPr>
        <w:t>, then this argument will compute the elapsed time in seconds.</w:t>
      </w:r>
    </w:p>
    <w:p w:rsidRPr="002F43FC" w:rsidR="00143878" w:rsidRDefault="00D45851" w14:paraId="31EB20CD" w14:textId="77777777">
      <w:pPr>
        <w:pStyle w:val="BodyText"/>
        <w:rPr>
          <w:lang w:val="en-GB"/>
        </w:rPr>
      </w:pPr>
      <w:r w:rsidRPr="002F43FC">
        <w:rPr>
          <w:lang w:val="en-GB"/>
        </w:rPr>
        <w:t>Other arguments remain unchanged from (Victor Maus 2023).</w:t>
      </w:r>
    </w:p>
    <w:p w:rsidRPr="002F43FC" w:rsidR="00143878" w:rsidRDefault="00D45851" w14:paraId="1399A126" w14:textId="77777777">
      <w:pPr>
        <w:pStyle w:val="Heading2"/>
        <w:rPr>
          <w:lang w:val="en-GB"/>
        </w:rPr>
      </w:pPr>
      <w:bookmarkStart w:name="_Toc212739357" w:id="34"/>
      <w:bookmarkStart w:name="X86da83427cbe96915ba570a219482eb730912ac" w:id="35"/>
      <w:bookmarkEnd w:id="31"/>
      <w:r w:rsidRPr="002F43FC">
        <w:rPr>
          <w:lang w:val="en-GB"/>
        </w:rPr>
        <w:t>Study Site Description &amp; Plant Biodiversity Data:</w:t>
      </w:r>
      <w:bookmarkEnd w:id="34"/>
    </w:p>
    <w:p w:rsidRPr="002F43FC" w:rsidR="00143878" w:rsidRDefault="00D45851" w14:paraId="56A357C1" w14:textId="77777777">
      <w:pPr>
        <w:pStyle w:val="FirstParagraph"/>
        <w:rPr>
          <w:lang w:val="en-GB"/>
        </w:rPr>
      </w:pPr>
      <w:r w:rsidRPr="002F43FC">
        <w:rPr>
          <w:lang w:val="en-GB"/>
        </w:rPr>
        <w:t>The study site was a small (6 hectare) area within the protected area of “Macchia Sacra” (Site of Community Importance (SCI): SICIT9310073). It was selected as it was suitable for thorough imaging by drone, which formed the basis of our ground-truthed biodiversity observations. After drone image acquisition, we defined eight types of plant communities within the study site, with the expertise in classification imparted by an expert botanist (</w:t>
      </w:r>
      <w:hyperlink w:anchor="Figure_1">
        <w:r w:rsidRPr="002F43FC" w:rsidR="00143878">
          <w:rPr>
            <w:rStyle w:val="Hyperlink"/>
            <w:lang w:val="en-GB"/>
          </w:rPr>
          <w:t>Figure 1</w:t>
        </w:r>
      </w:hyperlink>
      <w:r w:rsidRPr="002F43FC">
        <w:rPr>
          <w:lang w:val="en-GB"/>
        </w:rPr>
        <w:t>). The study site is characterized by the presence of a road on the north-east part of the site. From the level of the road the elevation declines to a lower part which features a sharp canyon running south to west, the result of a previous small stream which had dried up by the time of our drone survey. This part of the study site is characterized by hydrophilic vegetation. Between these two extremes is a small hill which culminates in a plateau. The plateau is the resting area of a herd of cows which graze in the area. This area is much dryer and subject to strong pasture pressure and mechanical disruption, but is more nutrient which, due to the presence of cow manure.</w:t>
      </w:r>
    </w:p>
    <w:p w:rsidRPr="002F43FC" w:rsidR="00143878" w:rsidRDefault="00D45851" w14:paraId="5DAB6C7B" w14:textId="77777777">
      <w:pPr>
        <w:pStyle w:val="CaptionedFigure"/>
        <w:rPr>
          <w:lang w:val="en-GB"/>
        </w:rPr>
      </w:pPr>
      <w:r w:rsidRPr="002F43FC">
        <w:rPr>
          <w:noProof/>
          <w:lang w:val="en-GB"/>
        </w:rPr>
        <w:drawing>
          <wp:inline distT="0" distB="0" distL="0" distR="0" wp14:anchorId="743C5BC8" wp14:editId="07777777">
            <wp:extent cx="5334000" cy="3771215"/>
            <wp:effectExtent l="0" t="0" r="0" b="0"/>
            <wp:docPr id="32" name="Picture" descr="Figure 1: A true colour RGB satellite image (Map data: Google, Maxar Technologies 2023) giving an overview of the study site and its surroundings within Calabria. The eight different plant community types are overlaid as differently coloured masks in transparency upon the image. The subset of the study site which was extracted from Sentinel-2 data is indicated within the red rectangle."/>
            <wp:cNvGraphicFramePr/>
            <a:graphic xmlns:a="http://schemas.openxmlformats.org/drawingml/2006/main">
              <a:graphicData uri="http://schemas.openxmlformats.org/drawingml/2006/picture">
                <pic:pic xmlns:pic="http://schemas.openxmlformats.org/drawingml/2006/picture">
                  <pic:nvPicPr>
                    <pic:cNvPr id="33" name="Picture" descr="Figures-Images-USW/Figure_1_study_area_V1.0.png"/>
                    <pic:cNvPicPr>
                      <a:picLocks noChangeAspect="1" noChangeArrowheads="1"/>
                    </pic:cNvPicPr>
                  </pic:nvPicPr>
                  <pic:blipFill>
                    <a:blip r:embed="rId15"/>
                    <a:stretch>
                      <a:fillRect/>
                    </a:stretch>
                  </pic:blipFill>
                  <pic:spPr bwMode="auto">
                    <a:xfrm>
                      <a:off x="0" y="0"/>
                      <a:ext cx="5334000" cy="3771215"/>
                    </a:xfrm>
                    <a:prstGeom prst="rect">
                      <a:avLst/>
                    </a:prstGeom>
                    <a:noFill/>
                    <a:ln w="9525">
                      <a:noFill/>
                      <a:headEnd/>
                      <a:tailEnd/>
                    </a:ln>
                  </pic:spPr>
                </pic:pic>
              </a:graphicData>
            </a:graphic>
          </wp:inline>
        </w:drawing>
      </w:r>
    </w:p>
    <w:p w:rsidRPr="002F43FC" w:rsidR="00143878" w:rsidRDefault="00D45851" w14:paraId="2A280B62" w14:textId="77777777">
      <w:pPr>
        <w:pStyle w:val="ImageCaption"/>
        <w:rPr>
          <w:lang w:val="en-GB"/>
        </w:rPr>
      </w:pPr>
      <w:r w:rsidRPr="002F43FC">
        <w:rPr>
          <w:lang w:val="en-GB"/>
        </w:rPr>
        <w:t xml:space="preserve">Figure 1: </w:t>
      </w:r>
      <w:bookmarkStart w:name="_Hlk214453337" w:id="36"/>
      <w:r w:rsidRPr="002F43FC">
        <w:rPr>
          <w:lang w:val="en-GB"/>
        </w:rPr>
        <w:t>A true colour RGB satellite image (Map data: Google, Maxar Technologies 2023) giving an overview of the study site and its surroundings within Calabria. The eight different plant community types are overlaid as differently coloured masks in transparency upon the image. The subset of the study site which was extracted from Sentinel-2 data is indicated within the red rectangle.</w:t>
      </w:r>
      <w:bookmarkEnd w:id="36"/>
    </w:p>
    <w:p w:rsidRPr="002F43FC" w:rsidR="00143878" w:rsidRDefault="00D45851" w14:paraId="739351F4" w14:textId="77777777">
      <w:pPr>
        <w:pStyle w:val="Heading2"/>
        <w:rPr>
          <w:lang w:val="en-GB"/>
        </w:rPr>
      </w:pPr>
      <w:bookmarkStart w:name="_Toc212739358" w:id="37"/>
      <w:bookmarkStart w:name="efficacy-evaluation-of-our-results" w:id="38"/>
      <w:bookmarkEnd w:id="35"/>
      <w:r w:rsidRPr="002F43FC">
        <w:rPr>
          <w:lang w:val="en-GB"/>
        </w:rPr>
        <w:t>Efficacy Evaluation of our Results:</w:t>
      </w:r>
      <w:bookmarkEnd w:id="37"/>
    </w:p>
    <w:p w:rsidRPr="002F43FC" w:rsidR="00143878" w:rsidRDefault="00D45851" w14:paraId="1074D267" w14:textId="77777777">
      <w:pPr>
        <w:pStyle w:val="FirstParagraph"/>
        <w:rPr>
          <w:lang w:val="en-GB"/>
        </w:rPr>
      </w:pPr>
      <w:r w:rsidRPr="002F43FC">
        <w:rPr>
          <w:lang w:val="en-GB"/>
        </w:rPr>
        <w:t xml:space="preserve">We used a time series of 144 Plant Phenological Index (PPI) images derived from Sentinel-2 imagery and available through the Copernicus Service High Resolution Vegetation Phenology and Productivity (HRVPP) (data acquired via: </w:t>
      </w:r>
      <w:hyperlink r:id="rId16">
        <w:r w:rsidRPr="002F43FC" w:rsidR="00143878">
          <w:rPr>
            <w:rStyle w:val="Hyperlink"/>
            <w:lang w:val="en-GB"/>
          </w:rPr>
          <w:t>https://scihub.copernicus.eu/</w:t>
        </w:r>
      </w:hyperlink>
      <w:r w:rsidRPr="002F43FC">
        <w:rPr>
          <w:lang w:val="en-GB"/>
        </w:rPr>
        <w:t>) encompassing all data which were available in 2023 (</w:t>
      </w:r>
      <w:hyperlink w:anchor="X6589fc6ab0dc82cf12099d1c2d40ab994e8410c">
        <w:r w:rsidRPr="002F43FC" w:rsidR="00143878">
          <w:rPr>
            <w:rStyle w:val="Hyperlink"/>
            <w:lang w:val="en-GB"/>
          </w:rPr>
          <w:t>Figure 2</w:t>
        </w:r>
      </w:hyperlink>
      <w:r w:rsidRPr="002F43FC">
        <w:rPr>
          <w:lang w:val="en-GB"/>
        </w:rPr>
        <w:t>). The dimensions of each image were 20 pixels vertically by 27 pixels horizontally, and each pixel was 10m</w:t>
      </w:r>
      <w:r w:rsidRPr="002F43FC">
        <w:rPr>
          <w:vertAlign w:val="superscript"/>
          <w:lang w:val="en-GB"/>
        </w:rPr>
        <w:t>2</w:t>
      </w:r>
      <w:r w:rsidRPr="002F43FC">
        <w:rPr>
          <w:lang w:val="en-GB"/>
        </w:rPr>
        <w:t>. The PPI index was chosen as it is minimally influenced by soil signal and the presence of shadows (</w:t>
      </w:r>
      <w:proofErr w:type="spellStart"/>
      <w:r w:rsidRPr="002F43FC">
        <w:rPr>
          <w:lang w:val="en-GB"/>
        </w:rPr>
        <w:t>Karkauskaite</w:t>
      </w:r>
      <w:proofErr w:type="spellEnd"/>
      <w:r w:rsidRPr="002F43FC">
        <w:rPr>
          <w:lang w:val="en-GB"/>
        </w:rPr>
        <w:t>, Tagesson, and Fensholt 2017).</w:t>
      </w:r>
    </w:p>
    <w:p w:rsidRPr="002F43FC" w:rsidR="00143878" w:rsidRDefault="00D45851" w14:paraId="02EB378F" w14:textId="77777777">
      <w:pPr>
        <w:pStyle w:val="CaptionedFigure"/>
        <w:rPr>
          <w:lang w:val="en-GB"/>
        </w:rPr>
      </w:pPr>
      <w:r w:rsidRPr="002F43FC">
        <w:rPr>
          <w:noProof/>
          <w:lang w:val="en-GB"/>
        </w:rPr>
        <w:drawing>
          <wp:inline distT="0" distB="0" distL="0" distR="0" wp14:anchorId="53F00ECB" wp14:editId="07777777">
            <wp:extent cx="5334000" cy="4101001"/>
            <wp:effectExtent l="0" t="0" r="0" b="0"/>
            <wp:docPr id="37" name="Picture" descr="Figure 2: A time series illustrating changes in the value of the Plant Phenological Index (PPI) for every pixel within the Macchia Sacra Special Protection Area study site in Calabria."/>
            <wp:cNvGraphicFramePr/>
            <a:graphic xmlns:a="http://schemas.openxmlformats.org/drawingml/2006/main">
              <a:graphicData uri="http://schemas.openxmlformats.org/drawingml/2006/picture">
                <pic:pic xmlns:pic="http://schemas.openxmlformats.org/drawingml/2006/picture">
                  <pic:nvPicPr>
                    <pic:cNvPr id="38" name="Picture" descr="Figures-Images-USW/Figure_2_Time_Series_of_PPI_for_Study_Site_V1.1.png"/>
                    <pic:cNvPicPr>
                      <a:picLocks noChangeAspect="1" noChangeArrowheads="1"/>
                    </pic:cNvPicPr>
                  </pic:nvPicPr>
                  <pic:blipFill>
                    <a:blip r:embed="rId17"/>
                    <a:stretch>
                      <a:fillRect/>
                    </a:stretch>
                  </pic:blipFill>
                  <pic:spPr bwMode="auto">
                    <a:xfrm>
                      <a:off x="0" y="0"/>
                      <a:ext cx="5334000" cy="4101001"/>
                    </a:xfrm>
                    <a:prstGeom prst="rect">
                      <a:avLst/>
                    </a:prstGeom>
                    <a:noFill/>
                    <a:ln w="9525">
                      <a:noFill/>
                      <a:headEnd/>
                      <a:tailEnd/>
                    </a:ln>
                  </pic:spPr>
                </pic:pic>
              </a:graphicData>
            </a:graphic>
          </wp:inline>
        </w:drawing>
      </w:r>
    </w:p>
    <w:p w:rsidRPr="002F43FC" w:rsidR="00143878" w:rsidRDefault="00D45851" w14:paraId="139DF306" w14:textId="77777777">
      <w:pPr>
        <w:pStyle w:val="ImageCaption"/>
        <w:rPr>
          <w:lang w:val="en-GB"/>
        </w:rPr>
      </w:pPr>
      <w:r w:rsidRPr="002F43FC">
        <w:rPr>
          <w:lang w:val="en-GB"/>
        </w:rPr>
        <w:t>Figure 2: A time series illustrating changes in the value of the Plant Phenological Index (PPI) for every pixel within the Macchia Sacra Special Protection Area study site in Calabria.</w:t>
      </w:r>
    </w:p>
    <w:p w:rsidRPr="002F43FC" w:rsidR="00143878" w:rsidRDefault="00D45851" w14:paraId="79D067E0" w14:textId="77777777">
      <w:pPr>
        <w:pStyle w:val="BodyText"/>
        <w:rPr>
          <w:lang w:val="en-GB"/>
        </w:rPr>
      </w:pPr>
      <w:r w:rsidRPr="002F43FC">
        <w:rPr>
          <w:lang w:val="en-GB"/>
        </w:rPr>
        <w:t xml:space="preserve">Using these data, we applied three analytical approaches to measure biodiversity: </w:t>
      </w:r>
      <w:proofErr w:type="spellStart"/>
      <w:r w:rsidRPr="002F43FC">
        <w:rPr>
          <w:lang w:val="en-GB"/>
        </w:rPr>
        <w:t>i</w:t>
      </w:r>
      <w:proofErr w:type="spellEnd"/>
      <w:r w:rsidRPr="002F43FC">
        <w:rPr>
          <w:lang w:val="en-GB"/>
        </w:rPr>
        <w:t xml:space="preserve">) The Shannon’s Biodiversity index applied to the mean yearly PPI trajectory, ii) the classical Rao’s Q index, applied to the same dataset and with three digits numeric resolution, and iii) the Rao’s Q index with our implementation of the TWDTW function across the full time series of 144 images. A gross visual inspection of </w:t>
      </w:r>
      <w:hyperlink w:anchor="Figure_3">
        <w:r w:rsidRPr="002F43FC" w:rsidR="00143878">
          <w:rPr>
            <w:rStyle w:val="Hyperlink"/>
            <w:lang w:val="en-GB"/>
          </w:rPr>
          <w:t>Figure 3</w:t>
        </w:r>
      </w:hyperlink>
      <w:r w:rsidRPr="002F43FC">
        <w:rPr>
          <w:lang w:val="en-GB"/>
        </w:rPr>
        <w:t xml:space="preserve"> illustrates the unsuitability of Shannon’s H index, as when using a 3 pixel wide moving window, all pixels inside each window exhibited different values and the index was always equal to its maximum (i.e., </w:t>
      </w:r>
      <m:oMath>
        <m:r>
          <w:rPr>
            <w:rFonts w:ascii="Cambria Math" w:hAnsi="Cambria Math"/>
            <w:lang w:val="en-GB"/>
          </w:rPr>
          <m:t>ln</m:t>
        </m:r>
        <m:d>
          <m:dPr>
            <m:ctrlPr>
              <w:rPr>
                <w:rFonts w:ascii="Cambria Math" w:hAnsi="Cambria Math"/>
                <w:lang w:val="en-GB"/>
              </w:rPr>
            </m:ctrlPr>
          </m:dPr>
          <m:e>
            <m:r>
              <w:rPr>
                <w:rFonts w:ascii="Cambria Math" w:hAnsi="Cambria Math"/>
                <w:lang w:val="en-GB"/>
              </w:rPr>
              <m:t>S</m:t>
            </m:r>
          </m:e>
        </m:d>
      </m:oMath>
      <w:r w:rsidRPr="002F43FC">
        <w:rPr>
          <w:lang w:val="en-GB"/>
        </w:rPr>
        <w:t>). It was therefore impossible to classify the ecosystem into different groups. The standard Rao’s Q index identified the main biodiversity hotspot as where the road intersects with the study site, and a secondary hotspot as the plateau atop the hill. Finally, our new implementation of Rao’s Q index with the DTW distance metrics resulted in two meaningful differences from the standard Rao’s Q index: the road is no longer a “diversity” hotspot, and the main biodiversity hotspot moved to the borders between two of the communities identified by our expert.</w:t>
      </w:r>
    </w:p>
    <w:p w:rsidRPr="002F43FC" w:rsidR="00143878" w:rsidRDefault="00D45851" w14:paraId="6A05A809" w14:textId="77777777">
      <w:pPr>
        <w:pStyle w:val="CaptionedFigure"/>
        <w:rPr>
          <w:lang w:val="en-GB"/>
        </w:rPr>
      </w:pPr>
      <w:r w:rsidRPr="002F43FC">
        <w:rPr>
          <w:noProof/>
          <w:lang w:val="en-GB"/>
        </w:rPr>
        <w:drawing>
          <wp:inline distT="0" distB="0" distL="0" distR="0" wp14:anchorId="1E58CCE9" wp14:editId="07777777">
            <wp:extent cx="5334000" cy="4000499"/>
            <wp:effectExtent l="0" t="0" r="0" b="0"/>
            <wp:docPr id="40" name="Picture" descr="Figure 3: A four panel plot comparing the efficacy of different diversity indices at measuring biodiversity within our grassland ecosystem in Calabria. The white contour lines represent different plant communities classified by an expert botanist from the drone high-resolution image. The scale bar to the right of each plot indicates the assessed biodiversity value in the index being tested (e.g. Shannon’s H index or Rao’s Quadratic Diversity index)."/>
            <wp:cNvGraphicFramePr/>
            <a:graphic xmlns:a="http://schemas.openxmlformats.org/drawingml/2006/main">
              <a:graphicData uri="http://schemas.openxmlformats.org/drawingml/2006/picture">
                <pic:pic xmlns:pic="http://schemas.openxmlformats.org/drawingml/2006/picture">
                  <pic:nvPicPr>
                    <pic:cNvPr id="41" name="Picture" descr="Figures-Images-USW/Figure_3_Results_Overview_Index_Comparison_V1.0.png"/>
                    <pic:cNvPicPr>
                      <a:picLocks noChangeAspect="1" noChangeArrowheads="1"/>
                    </pic:cNvPicPr>
                  </pic:nvPicPr>
                  <pic:blipFill>
                    <a:blip r:embed="rId18"/>
                    <a:stretch>
                      <a:fillRect/>
                    </a:stretch>
                  </pic:blipFill>
                  <pic:spPr bwMode="auto">
                    <a:xfrm>
                      <a:off x="0" y="0"/>
                      <a:ext cx="5334000" cy="4000499"/>
                    </a:xfrm>
                    <a:prstGeom prst="rect">
                      <a:avLst/>
                    </a:prstGeom>
                    <a:noFill/>
                    <a:ln w="9525">
                      <a:noFill/>
                      <a:headEnd/>
                      <a:tailEnd/>
                    </a:ln>
                  </pic:spPr>
                </pic:pic>
              </a:graphicData>
            </a:graphic>
          </wp:inline>
        </w:drawing>
      </w:r>
    </w:p>
    <w:p w:rsidRPr="002F43FC" w:rsidR="00143878" w:rsidRDefault="00D45851" w14:paraId="40083E66" w14:textId="77777777">
      <w:pPr>
        <w:pStyle w:val="ImageCaption"/>
        <w:rPr>
          <w:lang w:val="en-GB"/>
        </w:rPr>
      </w:pPr>
      <w:r w:rsidRPr="002F43FC">
        <w:rPr>
          <w:lang w:val="en-GB"/>
        </w:rPr>
        <w:t>Figure 3: A four panel plot comparing the efficacy of different diversity indices at measuring biodiversity within our grassland ecosystem in Calabria. The white contour lines represent different plant communities classified by an expert botanist from the drone high-resolution image. The scale bar to the right of each plot indicates the assessed biodiversity value in the index being tested (e.g. Shannon’s H index or Rao’s Quadratic Diversity index).</w:t>
      </w:r>
    </w:p>
    <w:p w:rsidR="009E0D5C" w:rsidRDefault="009E0D5C" w14:paraId="655E2F9B" w14:textId="4294C047">
      <w:pPr>
        <w:pStyle w:val="Heading1"/>
        <w:rPr>
          <w:lang w:val="en-GB"/>
        </w:rPr>
      </w:pPr>
      <w:bookmarkStart w:name="_Toc212739359" w:id="39"/>
      <w:bookmarkStart w:name="discussion" w:id="40"/>
      <w:bookmarkEnd w:id="29"/>
      <w:bookmarkEnd w:id="38"/>
      <w:proofErr w:type="spellStart"/>
      <w:r>
        <w:rPr>
          <w:lang w:val="en-GB"/>
        </w:rPr>
        <w:t>Postprint</w:t>
      </w:r>
      <w:proofErr w:type="spellEnd"/>
      <w:r>
        <w:rPr>
          <w:lang w:val="en-GB"/>
        </w:rPr>
        <w:t xml:space="preserve"> Methodology:</w:t>
      </w:r>
      <w:bookmarkEnd w:id="39"/>
    </w:p>
    <w:p w:rsidRPr="00A310C6" w:rsidR="00A310C6" w:rsidP="00045712" w:rsidRDefault="00A310C6" w14:paraId="081DD456" w14:textId="27D94AC5">
      <w:pPr>
        <w:rPr>
          <w:lang w:val="en-GB"/>
        </w:rPr>
      </w:pPr>
      <w:r>
        <w:rPr>
          <w:lang w:val="en-GB"/>
        </w:rPr>
        <w:t>In this study we</w:t>
      </w:r>
      <w:r w:rsidR="00CE42CC">
        <w:rPr>
          <w:lang w:val="en-GB"/>
        </w:rPr>
        <w:t xml:space="preserve"> used </w:t>
      </w:r>
      <w:r w:rsidR="00D04CF9">
        <w:rPr>
          <w:lang w:val="en-GB"/>
        </w:rPr>
        <w:t>Rao’s Quadratic Diversity Index</w:t>
      </w:r>
      <w:r w:rsidR="00A14DC2">
        <w:rPr>
          <w:lang w:val="en-GB"/>
        </w:rPr>
        <w:t>, augmented with a Time-Weighted Dynamic Time Warping algorithm</w:t>
      </w:r>
      <w:r w:rsidR="00416968">
        <w:rPr>
          <w:lang w:val="en-GB"/>
        </w:rPr>
        <w:t xml:space="preserve"> to </w:t>
      </w:r>
      <w:r w:rsidR="002424EA">
        <w:rPr>
          <w:lang w:val="en-GB"/>
        </w:rPr>
        <w:t xml:space="preserve">differentiate land-use types in three </w:t>
      </w:r>
      <w:r w:rsidR="00311CB8">
        <w:rPr>
          <w:lang w:val="en-GB"/>
        </w:rPr>
        <w:t>(3) markedly distinct environments</w:t>
      </w:r>
      <w:r w:rsidR="003F30B6">
        <w:rPr>
          <w:lang w:val="en-GB"/>
        </w:rPr>
        <w:t xml:space="preserve">, and subsequently assessed the performance of our approach compared to previous </w:t>
      </w:r>
      <w:r w:rsidR="00BC500B">
        <w:rPr>
          <w:lang w:val="en-GB"/>
        </w:rPr>
        <w:t>implementations of Rao’s Q without TWDTW</w:t>
      </w:r>
      <w:r w:rsidR="00A83E62">
        <w:rPr>
          <w:lang w:val="en-GB"/>
        </w:rPr>
        <w:t xml:space="preserve">. We </w:t>
      </w:r>
      <w:r w:rsidR="00FC38B4">
        <w:rPr>
          <w:lang w:val="en-GB"/>
        </w:rPr>
        <w:t>decided upon</w:t>
      </w:r>
      <w:r w:rsidR="00E3031D">
        <w:rPr>
          <w:lang w:val="en-GB"/>
        </w:rPr>
        <w:t xml:space="preserve"> our </w:t>
      </w:r>
      <w:r w:rsidR="00FC38B4">
        <w:rPr>
          <w:lang w:val="en-GB"/>
        </w:rPr>
        <w:t xml:space="preserve">selected </w:t>
      </w:r>
      <w:r w:rsidR="00E3031D">
        <w:rPr>
          <w:lang w:val="en-GB"/>
        </w:rPr>
        <w:t xml:space="preserve">study sites as each represented a unique opportunity to test different </w:t>
      </w:r>
      <w:r w:rsidR="00FC38B4">
        <w:rPr>
          <w:lang w:val="en-GB"/>
        </w:rPr>
        <w:t xml:space="preserve">benefits of the </w:t>
      </w:r>
      <w:r w:rsidR="00591D2A">
        <w:rPr>
          <w:lang w:val="en-GB"/>
        </w:rPr>
        <w:t xml:space="preserve">approach. </w:t>
      </w:r>
      <w:r w:rsidR="00C16340">
        <w:rPr>
          <w:lang w:val="en-GB"/>
        </w:rPr>
        <w:t>Ground</w:t>
      </w:r>
      <w:r w:rsidR="00932A81">
        <w:rPr>
          <w:lang w:val="en-GB"/>
        </w:rPr>
        <w:t>-</w:t>
      </w:r>
      <w:r w:rsidR="00C16340">
        <w:rPr>
          <w:lang w:val="en-GB"/>
        </w:rPr>
        <w:t xml:space="preserve">truthing </w:t>
      </w:r>
      <w:r w:rsidR="00D13B49">
        <w:rPr>
          <w:lang w:val="en-GB"/>
        </w:rPr>
        <w:t xml:space="preserve">of the Macchia Sacra site </w:t>
      </w:r>
      <w:r w:rsidR="00C16340">
        <w:rPr>
          <w:lang w:val="en-GB"/>
        </w:rPr>
        <w:t>conducted during our pilot study</w:t>
      </w:r>
      <w:r w:rsidR="00932A81">
        <w:rPr>
          <w:lang w:val="en-GB"/>
        </w:rPr>
        <w:t xml:space="preserve"> </w:t>
      </w:r>
      <w:sdt>
        <w:sdtPr>
          <w:rPr>
            <w:color w:val="000000"/>
            <w:lang w:val="en-GB"/>
          </w:rPr>
          <w:tag w:val="MENDELEY_CITATION_v3_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"/>
          <w:id w:val="-1273784262"/>
          <w:placeholder>
            <w:docPart w:val="DefaultPlaceholder_-1854013440"/>
          </w:placeholder>
        </w:sdtPr>
        <w:sdtEndPr>
          <w:rPr>
            <w:highlight w:val="yellow"/>
          </w:rPr>
        </w:sdtEndPr>
        <w:sdtContent>
          <w:r w:rsidRPr="00F47BCD" w:rsidR="00F47BCD">
            <w:rPr>
              <w:color w:val="000000"/>
              <w:highlight w:val="yellow"/>
              <w:lang w:val="en-GB"/>
            </w:rPr>
            <w:t>(Shayle et al., 2024)</w:t>
          </w:r>
        </w:sdtContent>
      </w:sdt>
      <w:r w:rsidR="00C16340">
        <w:rPr>
          <w:lang w:val="en-GB"/>
        </w:rPr>
        <w:t xml:space="preserve"> </w:t>
      </w:r>
      <w:r w:rsidR="00D13B49">
        <w:rPr>
          <w:lang w:val="en-GB"/>
        </w:rPr>
        <w:t xml:space="preserve">provided very detailed </w:t>
      </w:r>
      <w:r w:rsidR="00932A81">
        <w:rPr>
          <w:lang w:val="en-GB"/>
        </w:rPr>
        <w:t>land-use coverage data</w:t>
      </w:r>
      <w:r w:rsidR="0026393A">
        <w:rPr>
          <w:lang w:val="en-GB"/>
        </w:rPr>
        <w:t>, which allowed us to test this method’s ability to differentiate between multiple similar land</w:t>
      </w:r>
      <w:r w:rsidR="00597196">
        <w:rPr>
          <w:lang w:val="en-GB"/>
        </w:rPr>
        <w:t>-</w:t>
      </w:r>
      <w:r w:rsidR="0026393A">
        <w:rPr>
          <w:lang w:val="en-GB"/>
        </w:rPr>
        <w:t>use types</w:t>
      </w:r>
      <w:r w:rsidR="00597196">
        <w:rPr>
          <w:lang w:val="en-GB"/>
        </w:rPr>
        <w:t xml:space="preserve"> common to the European countryside. </w:t>
      </w:r>
      <w:r w:rsidR="009F74CB">
        <w:rPr>
          <w:lang w:val="en-GB"/>
        </w:rPr>
        <w:t xml:space="preserve">Given the established literature </w:t>
      </w:r>
      <w:r w:rsidR="00942158">
        <w:rPr>
          <w:lang w:val="en-GB"/>
        </w:rPr>
        <w:t xml:space="preserve">describing TWDTW’s ability to differentiate agricultural and </w:t>
      </w:r>
      <w:r w:rsidR="00BD1093">
        <w:rPr>
          <w:lang w:val="en-GB"/>
        </w:rPr>
        <w:t xml:space="preserve">undisturbed environments, we also opted to include </w:t>
      </w:r>
      <w:r w:rsidR="00597196">
        <w:rPr>
          <w:lang w:val="en-GB"/>
        </w:rPr>
        <w:t xml:space="preserve">The </w:t>
      </w:r>
      <w:r w:rsidR="009F74CB">
        <w:rPr>
          <w:lang w:val="en-GB"/>
        </w:rPr>
        <w:t xml:space="preserve">Knepp estate in the United Kingdom </w:t>
      </w:r>
      <w:r w:rsidR="00BD1093">
        <w:rPr>
          <w:lang w:val="en-GB"/>
        </w:rPr>
        <w:t xml:space="preserve">in our analyses. The Knepp Estate is a well characterised </w:t>
      </w:r>
      <w:sdt>
        <w:sdtPr>
          <w:rPr>
            <w:color w:val="000000"/>
            <w:lang w:val="en-GB"/>
          </w:rPr>
          <w:tag w:val="MENDELEY_CITATION_v3_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"/>
          <w:id w:val="1887824729"/>
          <w:placeholder>
            <w:docPart w:val="DefaultPlaceholder_-1854013440"/>
          </w:placeholder>
        </w:sdtPr>
        <w:sdtEndPr>
          <w:rPr>
            <w:highlight w:val="yellow"/>
          </w:rPr>
        </w:sdtEndPr>
        <w:sdtContent>
          <w:r w:rsidRPr="00F47BCD" w:rsidR="00F47BCD">
            <w:rPr>
              <w:color w:val="000000"/>
              <w:highlight w:val="yellow"/>
              <w:lang w:val="en-GB"/>
            </w:rPr>
            <w:t xml:space="preserve">(Dempsey, 2021; Schulte to </w:t>
          </w:r>
          <w:proofErr w:type="spellStart"/>
          <w:r w:rsidRPr="00F47BCD" w:rsidR="00F47BCD">
            <w:rPr>
              <w:color w:val="000000"/>
              <w:highlight w:val="yellow"/>
              <w:lang w:val="en-GB"/>
            </w:rPr>
            <w:t>Bühne</w:t>
          </w:r>
          <w:proofErr w:type="spellEnd"/>
          <w:r w:rsidRPr="00F47BCD" w:rsidR="00F47BCD">
            <w:rPr>
              <w:color w:val="000000"/>
              <w:highlight w:val="yellow"/>
              <w:lang w:val="en-GB"/>
            </w:rPr>
            <w:t xml:space="preserve"> et al., 2022)</w:t>
          </w:r>
        </w:sdtContent>
      </w:sdt>
      <w:r w:rsidR="00BD1093">
        <w:rPr>
          <w:lang w:val="en-GB"/>
        </w:rPr>
        <w:t xml:space="preserve"> </w:t>
      </w:r>
      <w:r w:rsidR="00091A55">
        <w:rPr>
          <w:lang w:val="en-GB"/>
        </w:rPr>
        <w:t>former farm which was given over to rewilding purposes</w:t>
      </w:r>
      <w:r w:rsidR="008B73FB">
        <w:rPr>
          <w:lang w:val="en-GB"/>
        </w:rPr>
        <w:t xml:space="preserve"> in </w:t>
      </w:r>
      <w:r w:rsidRPr="00045712" w:rsidR="008B73FB">
        <w:rPr>
          <w:highlight w:val="yellow"/>
          <w:lang w:val="en-GB"/>
        </w:rPr>
        <w:t>the early 2000’s</w:t>
      </w:r>
      <w:r w:rsidR="00091A55">
        <w:rPr>
          <w:lang w:val="en-GB"/>
        </w:rPr>
        <w:t xml:space="preserve">. </w:t>
      </w:r>
      <w:r w:rsidR="00914CF8">
        <w:rPr>
          <w:lang w:val="en-GB"/>
        </w:rPr>
        <w:t xml:space="preserve">It has become a leading case study </w:t>
      </w:r>
      <w:r w:rsidR="00D113AC">
        <w:rPr>
          <w:lang w:val="en-GB"/>
        </w:rPr>
        <w:t xml:space="preserve">for researchers and advocates of </w:t>
      </w:r>
      <w:r w:rsidR="00914CF8">
        <w:rPr>
          <w:lang w:val="en-GB"/>
        </w:rPr>
        <w:t>rewilding in the United Kingdom</w:t>
      </w:r>
      <w:r w:rsidR="00D113AC">
        <w:rPr>
          <w:lang w:val="en-GB"/>
        </w:rPr>
        <w:t xml:space="preserve">. </w:t>
      </w:r>
      <w:r w:rsidR="00C02F99">
        <w:rPr>
          <w:lang w:val="en-GB"/>
        </w:rPr>
        <w:t xml:space="preserve">Whilst previous studies </w:t>
      </w:r>
      <w:sdt>
        <w:sdtPr>
          <w:rPr>
            <w:color w:val="000000"/>
            <w:lang w:val="en-GB"/>
          </w:rPr>
          <w:tag w:val="MENDELEY_CITATION_v3_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"/>
          <w:id w:val="-798918400"/>
          <w:placeholder>
            <w:docPart w:val="DefaultPlaceholder_-1854013440"/>
          </w:placeholder>
        </w:sdtPr>
        <w:sdtEndPr>
          <w:rPr>
            <w:highlight w:val="yellow"/>
          </w:rPr>
        </w:sdtEndPr>
        <w:sdtContent>
          <w:r w:rsidRPr="00F47BCD" w:rsidR="00F47BCD">
            <w:rPr>
              <w:color w:val="000000"/>
              <w:highlight w:val="yellow"/>
              <w:lang w:val="en-GB"/>
            </w:rPr>
            <w:t xml:space="preserve">(Schulte to </w:t>
          </w:r>
          <w:proofErr w:type="spellStart"/>
          <w:r w:rsidRPr="00F47BCD" w:rsidR="00F47BCD">
            <w:rPr>
              <w:color w:val="000000"/>
              <w:highlight w:val="yellow"/>
              <w:lang w:val="en-GB"/>
            </w:rPr>
            <w:t>Bühne</w:t>
          </w:r>
          <w:proofErr w:type="spellEnd"/>
          <w:r w:rsidRPr="00F47BCD" w:rsidR="00F47BCD">
            <w:rPr>
              <w:color w:val="000000"/>
              <w:highlight w:val="yellow"/>
              <w:lang w:val="en-GB"/>
            </w:rPr>
            <w:t xml:space="preserve"> et al., 2022)</w:t>
          </w:r>
        </w:sdtContent>
      </w:sdt>
      <w:r w:rsidR="0051788B">
        <w:rPr>
          <w:lang w:val="en-GB"/>
        </w:rPr>
        <w:t xml:space="preserve"> have already assessed the progress of rewilding</w:t>
      </w:r>
      <w:r w:rsidR="004407DA">
        <w:rPr>
          <w:lang w:val="en-GB"/>
        </w:rPr>
        <w:t xml:space="preserve"> at this site, they did so </w:t>
      </w:r>
      <w:r w:rsidR="00696085">
        <w:rPr>
          <w:lang w:val="en-GB"/>
        </w:rPr>
        <w:t xml:space="preserve">only in comparison to the initial state of the estate </w:t>
      </w:r>
      <w:r w:rsidR="00B61443">
        <w:rPr>
          <w:lang w:val="en-GB"/>
        </w:rPr>
        <w:t xml:space="preserve">immediately after agriculture ceased. We have conducted a time series of analyses </w:t>
      </w:r>
      <w:r w:rsidR="0070293A">
        <w:rPr>
          <w:lang w:val="en-GB"/>
        </w:rPr>
        <w:t xml:space="preserve">assessing the </w:t>
      </w:r>
      <w:r w:rsidR="00C40873">
        <w:rPr>
          <w:lang w:val="en-GB"/>
        </w:rPr>
        <w:t>ability</w:t>
      </w:r>
      <w:r w:rsidR="0070293A">
        <w:rPr>
          <w:lang w:val="en-GB"/>
        </w:rPr>
        <w:t xml:space="preserve"> of Rao’s Q with TWDTW to </w:t>
      </w:r>
      <w:r w:rsidR="00734F5F">
        <w:rPr>
          <w:lang w:val="en-GB"/>
        </w:rPr>
        <w:t xml:space="preserve">delineate </w:t>
      </w:r>
      <w:r w:rsidR="00DC3615">
        <w:rPr>
          <w:lang w:val="en-GB"/>
        </w:rPr>
        <w:t xml:space="preserve">the </w:t>
      </w:r>
      <w:r w:rsidR="00894ECE">
        <w:rPr>
          <w:lang w:val="en-GB"/>
        </w:rPr>
        <w:t xml:space="preserve">rewilded </w:t>
      </w:r>
      <w:r w:rsidR="00DC3615">
        <w:rPr>
          <w:lang w:val="en-GB"/>
        </w:rPr>
        <w:t>site</w:t>
      </w:r>
      <w:r w:rsidR="00894ECE">
        <w:rPr>
          <w:lang w:val="en-GB"/>
        </w:rPr>
        <w:t xml:space="preserve"> </w:t>
      </w:r>
      <w:r w:rsidR="00DC3615">
        <w:rPr>
          <w:lang w:val="en-GB"/>
        </w:rPr>
        <w:t xml:space="preserve">and assess the progress of rewilding </w:t>
      </w:r>
      <w:r w:rsidR="00DA4E51">
        <w:rPr>
          <w:lang w:val="en-GB"/>
        </w:rPr>
        <w:t>through time</w:t>
      </w:r>
      <w:r w:rsidR="00D20D7E">
        <w:rPr>
          <w:lang w:val="en-GB"/>
        </w:rPr>
        <w:t xml:space="preserve">. Lastly, our choice of the Mount Kilimanjaro national park in Tanzania </w:t>
      </w:r>
      <w:r w:rsidR="008F49E6">
        <w:rPr>
          <w:lang w:val="en-GB"/>
        </w:rPr>
        <w:t xml:space="preserve">is to </w:t>
      </w:r>
      <w:r w:rsidR="00EF61DD">
        <w:rPr>
          <w:lang w:val="en-GB"/>
        </w:rPr>
        <w:t>test this method’s efficacy in one of the world’s most valuable biodiversity hotspots</w:t>
      </w:r>
      <w:r w:rsidR="009A1AA8">
        <w:rPr>
          <w:lang w:val="en-GB"/>
        </w:rPr>
        <w:t xml:space="preserve">. Situated in Sub-Saharan Africa, </w:t>
      </w:r>
      <w:r w:rsidR="00F3068C">
        <w:rPr>
          <w:lang w:val="en-GB"/>
        </w:rPr>
        <w:t xml:space="preserve">the site </w:t>
      </w:r>
      <w:r w:rsidR="00405D62">
        <w:rPr>
          <w:lang w:val="en-GB"/>
        </w:rPr>
        <w:t xml:space="preserve">represents an important case-study </w:t>
      </w:r>
      <w:r w:rsidR="001A1638">
        <w:rPr>
          <w:lang w:val="en-GB"/>
        </w:rPr>
        <w:t>to demonstrate the effectiveness of this method in a tropical and mountainous region</w:t>
      </w:r>
      <w:r w:rsidR="0043528D">
        <w:rPr>
          <w:lang w:val="en-GB"/>
        </w:rPr>
        <w:t>, a global biodiversity hotspot, and also in a region where (</w:t>
      </w:r>
      <w:r w:rsidR="00125B2F">
        <w:rPr>
          <w:lang w:val="en-GB"/>
        </w:rPr>
        <w:t>due to inaccessibility and financial factors</w:t>
      </w:r>
      <w:r w:rsidR="0043528D">
        <w:rPr>
          <w:lang w:val="en-GB"/>
        </w:rPr>
        <w:t>)</w:t>
      </w:r>
      <w:r w:rsidR="00125B2F">
        <w:rPr>
          <w:lang w:val="en-GB"/>
        </w:rPr>
        <w:t xml:space="preserve"> traditional in-person ecosystem assessments are not </w:t>
      </w:r>
      <w:r w:rsidR="00A82B35">
        <w:rPr>
          <w:lang w:val="en-GB"/>
        </w:rPr>
        <w:t xml:space="preserve">always possible. We also assessed the performance of this approach to monitor the </w:t>
      </w:r>
      <w:r w:rsidR="008F2413">
        <w:rPr>
          <w:lang w:val="en-GB"/>
        </w:rPr>
        <w:t>shifting distribution</w:t>
      </w:r>
      <w:r w:rsidR="00A82B35">
        <w:rPr>
          <w:lang w:val="en-GB"/>
        </w:rPr>
        <w:t xml:space="preserve"> of invasive</w:t>
      </w:r>
      <w:r w:rsidR="008F2413">
        <w:rPr>
          <w:lang w:val="en-GB"/>
        </w:rPr>
        <w:t xml:space="preserve"> tree species in the National Park </w:t>
      </w:r>
      <w:sdt>
        <w:sdtPr>
          <w:rPr>
            <w:color w:val="000000"/>
            <w:lang w:val="en-GB"/>
          </w:rPr>
          <w:tag w:val="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"/>
          <w:id w:val="-982007293"/>
          <w:placeholder>
            <w:docPart w:val="DefaultPlaceholder_-1854013440"/>
          </w:placeholder>
        </w:sdtPr>
        <w:sdtEndPr>
          <w:rPr>
            <w:highlight w:val="yellow"/>
          </w:rPr>
        </w:sdtEndPr>
        <w:sdtContent>
          <w:r w:rsidRPr="00F47BCD" w:rsidR="00F47BCD">
            <w:rPr>
              <w:color w:val="000000"/>
              <w:highlight w:val="yellow"/>
              <w:lang w:val="en-GB"/>
            </w:rPr>
            <w:t>(</w:t>
          </w:r>
          <w:proofErr w:type="spellStart"/>
          <w:r w:rsidRPr="00F47BCD" w:rsidR="00F47BCD">
            <w:rPr>
              <w:color w:val="000000"/>
              <w:highlight w:val="yellow"/>
              <w:lang w:val="en-GB"/>
            </w:rPr>
            <w:t>Delavaux</w:t>
          </w:r>
          <w:proofErr w:type="spellEnd"/>
          <w:r w:rsidRPr="00F47BCD" w:rsidR="00F47BCD">
            <w:rPr>
              <w:color w:val="000000"/>
              <w:highlight w:val="yellow"/>
              <w:lang w:val="en-GB"/>
            </w:rPr>
            <w:t xml:space="preserve"> et al., 2023)</w:t>
          </w:r>
        </w:sdtContent>
      </w:sdt>
      <w:r w:rsidR="008F2413">
        <w:rPr>
          <w:lang w:val="en-GB"/>
        </w:rPr>
        <w:t>.</w:t>
      </w:r>
    </w:p>
    <w:p w:rsidR="00590FEF" w:rsidP="00590FEF" w:rsidRDefault="79C38E2B" w14:paraId="75691DFD" w14:textId="77777777">
      <w:pPr>
        <w:pStyle w:val="Heading2"/>
        <w:rPr>
          <w:lang w:val="en-GB"/>
        </w:rPr>
      </w:pPr>
      <w:bookmarkStart w:name="_Toc212739360" w:id="41"/>
      <w:commentRangeStart w:id="42"/>
      <w:commentRangeStart w:id="43"/>
      <w:r w:rsidRPr="79C38E2B">
        <w:rPr>
          <w:lang w:val="en-GB"/>
        </w:rPr>
        <w:t>Study Sites:</w:t>
      </w:r>
      <w:bookmarkEnd w:id="41"/>
      <w:commentRangeEnd w:id="42"/>
      <w:r w:rsidR="00590FEF">
        <w:rPr>
          <w:rStyle w:val="CommentReference"/>
          <w:sz w:val="36"/>
          <w:szCs w:val="36"/>
          <w:lang w:val="en-GB"/>
        </w:rPr>
        <w:commentReference w:id="42"/>
      </w:r>
      <w:commentRangeEnd w:id="43"/>
      <w:r>
        <w:rPr>
          <w:rStyle w:val="CommentReference"/>
        </w:rPr>
        <w:commentReference w:id="43"/>
      </w:r>
    </w:p>
    <w:p w:rsidR="00590FEF" w:rsidP="0085275E" w:rsidRDefault="0085275E" w14:paraId="3D359DE5" w14:textId="5B7FA3FE">
      <w:pPr>
        <w:pStyle w:val="Heading3"/>
        <w:rPr>
          <w:lang w:val="en-GB"/>
        </w:rPr>
      </w:pPr>
      <w:r w:rsidRPr="79C38E2B">
        <w:rPr>
          <w:lang w:val="en-GB"/>
        </w:rPr>
        <w:t>Macchia Sacra</w:t>
      </w:r>
      <w:r>
        <w:rPr>
          <w:lang w:val="en-GB"/>
        </w:rPr>
        <w:t>, Italy</w:t>
      </w:r>
      <w:r w:rsidRPr="79C38E2B">
        <w:rPr>
          <w:lang w:val="en-GB"/>
        </w:rPr>
        <w:t>:</w:t>
      </w:r>
    </w:p>
    <w:p w:rsidR="0085275E" w:rsidP="0085275E" w:rsidRDefault="005D4293" w14:paraId="74166003" w14:textId="74652621">
      <w:pPr>
        <w:rPr>
          <w:lang w:val="en-GB"/>
        </w:rPr>
      </w:pPr>
      <w:commentRangeStart w:id="44"/>
      <w:r w:rsidRPr="005D4293">
        <w:rPr>
          <w:lang w:val="en-GB"/>
        </w:rPr>
        <w:t>The study site was a small (6 hectare) area within the protected area of “Macchia Sacra” (Site of Community Importance (SCI): SICIT9310073). It was selected as it was suitable for thorough imaging by drone, which formed the basis of our ground-truthed biodiversity observations. After drone image acquisition, we defined eight types of plant communities within the study site, with the expertise in classification imparted by an expert botanist (</w:t>
      </w:r>
      <w:r w:rsidR="00E21D23">
        <w:rPr>
          <w:lang w:val="en-GB"/>
        </w:rPr>
        <w:fldChar w:fldCharType="begin"/>
      </w:r>
      <w:r w:rsidR="00E21D23">
        <w:rPr>
          <w:lang w:val="en-GB"/>
        </w:rPr>
        <w:instrText xml:space="preserve"> REF _Ref214453456 \h </w:instrText>
      </w:r>
      <w:r w:rsidR="00E21D23">
        <w:rPr>
          <w:lang w:val="en-GB"/>
        </w:rPr>
      </w:r>
      <w:r w:rsidR="00E21D23">
        <w:rPr>
          <w:lang w:val="en-GB"/>
        </w:rPr>
        <w:fldChar w:fldCharType="separate"/>
      </w:r>
      <w:r w:rsidR="00E21D23">
        <w:t xml:space="preserve">Figure </w:t>
      </w:r>
      <w:r w:rsidR="00E21D23">
        <w:rPr>
          <w:noProof/>
        </w:rPr>
        <w:t>1</w:t>
      </w:r>
      <w:r w:rsidR="00E21D23">
        <w:rPr>
          <w:lang w:val="en-GB"/>
        </w:rPr>
        <w:fldChar w:fldCharType="end"/>
      </w:r>
      <w:r w:rsidRPr="005D4293">
        <w:rPr>
          <w:lang w:val="en-GB"/>
        </w:rPr>
        <w:t>). The study site is characterized by the presence of a road on the north-east part of the site. From the level of the road the elevation declines to a lower part which features a sharp canyon running south to west, the result of a previous small stream which had dried up by the time of our drone survey. This part of the study site is characterized by hydrophilic vegetation. Between these two extremes is a small hill which culminates in a plateau. The plateau is the resting area of a herd of cows which graze in the area. This area is much dryer and subject to strong pasture pressure and mechanical disruption, but is more nutrient which, due to the presence of cow manure.</w:t>
      </w:r>
      <w:commentRangeEnd w:id="44"/>
      <w:r w:rsidR="00B84CE0">
        <w:rPr>
          <w:rStyle w:val="CommentReference"/>
          <w:sz w:val="21"/>
          <w:szCs w:val="21"/>
          <w:lang w:val="en-GB"/>
        </w:rPr>
        <w:commentReference w:id="44"/>
      </w:r>
    </w:p>
    <w:p w:rsidR="00853D0C" w:rsidP="00045712" w:rsidRDefault="00853D0C" w14:paraId="41C56C9D" w14:textId="77777777">
      <w:pPr>
        <w:keepNext/>
      </w:pPr>
      <w:r w:rsidRPr="00853D0C">
        <w:rPr>
          <w:noProof/>
          <w:lang w:val="en-GB"/>
        </w:rPr>
        <w:drawing>
          <wp:inline distT="0" distB="0" distL="0" distR="0" wp14:anchorId="0ABD70FB" wp14:editId="2D0B447D">
            <wp:extent cx="5943600" cy="4202430"/>
            <wp:effectExtent l="0" t="0" r="0" b="7620"/>
            <wp:docPr id="1532753978" name="Picture 3" descr="A map of a land with a road and a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53978" name="Picture 3" descr="A map of a land with a road and a sign&#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02430"/>
                    </a:xfrm>
                    <a:prstGeom prst="rect">
                      <a:avLst/>
                    </a:prstGeom>
                    <a:noFill/>
                    <a:ln>
                      <a:noFill/>
                    </a:ln>
                  </pic:spPr>
                </pic:pic>
              </a:graphicData>
            </a:graphic>
          </wp:inline>
        </w:drawing>
      </w:r>
    </w:p>
    <w:p w:rsidR="00F81F76" w:rsidP="00045712" w:rsidRDefault="00853D0C" w14:paraId="2AEC9877" w14:textId="794DE494">
      <w:pPr>
        <w:pStyle w:val="Caption"/>
        <w:rPr>
          <w:lang w:val="en-GB"/>
        </w:rPr>
      </w:pPr>
      <w:bookmarkStart w:name="_Ref214453456" w:id="45"/>
      <w:r>
        <w:t xml:space="preserve">Figure </w:t>
      </w:r>
      <w:r>
        <w:fldChar w:fldCharType="begin"/>
      </w:r>
      <w:r>
        <w:instrText>SEQ Figure \* ARABIC</w:instrText>
      </w:r>
      <w:r>
        <w:fldChar w:fldCharType="separate"/>
      </w:r>
      <w:r>
        <w:rPr>
          <w:noProof/>
        </w:rPr>
        <w:t>1</w:t>
      </w:r>
      <w:r>
        <w:fldChar w:fldCharType="end"/>
      </w:r>
      <w:bookmarkEnd w:id="45"/>
      <w:r>
        <w:rPr>
          <w:lang w:val="en-GB"/>
        </w:rPr>
        <w:t xml:space="preserve">: </w:t>
      </w:r>
      <w:r w:rsidRPr="00853D0C">
        <w:rPr>
          <w:lang w:val="en-GB"/>
        </w:rPr>
        <w:t>A true colour RGB satellite image (Map data: Google, Maxar Technologies 2023) giving an overview of the study site and its surroundings within Calabria. The eight different plant community types are overlaid as differently coloured masks in transparency upon the image. The subset of the study site which was extracted from Sentinel-2 data is indicated within the red rectangle.</w:t>
      </w:r>
    </w:p>
    <w:p w:rsidR="0085275E" w:rsidP="0085275E" w:rsidRDefault="0085275E" w14:paraId="043E7044" w14:textId="6AFEE435">
      <w:pPr>
        <w:pStyle w:val="Heading3"/>
        <w:rPr>
          <w:lang w:val="en-GB"/>
        </w:rPr>
      </w:pPr>
      <w:r w:rsidRPr="79C38E2B">
        <w:rPr>
          <w:lang w:val="en-GB"/>
        </w:rPr>
        <w:t>Knepp Estate</w:t>
      </w:r>
      <w:r>
        <w:rPr>
          <w:lang w:val="en-GB"/>
        </w:rPr>
        <w:t>, United Kingdom</w:t>
      </w:r>
      <w:r w:rsidRPr="79C38E2B">
        <w:rPr>
          <w:lang w:val="en-GB"/>
        </w:rPr>
        <w:t>:</w:t>
      </w:r>
    </w:p>
    <w:p w:rsidR="0085275E" w:rsidP="0085275E" w:rsidRDefault="0085275E" w14:paraId="577A51D2" w14:textId="77777777">
      <w:pPr>
        <w:rPr>
          <w:lang w:val="en-GB"/>
        </w:rPr>
      </w:pPr>
    </w:p>
    <w:p w:rsidR="0085275E" w:rsidP="0085275E" w:rsidRDefault="0085275E" w14:paraId="10886500" w14:textId="7759A3B6">
      <w:pPr>
        <w:pStyle w:val="Heading3"/>
        <w:rPr>
          <w:lang w:val="en-GB"/>
        </w:rPr>
      </w:pPr>
      <w:r w:rsidRPr="79C38E2B">
        <w:rPr>
          <w:lang w:val="en-GB"/>
        </w:rPr>
        <w:t>Kilimanjaro National Park</w:t>
      </w:r>
      <w:r>
        <w:rPr>
          <w:lang w:val="en-GB"/>
        </w:rPr>
        <w:t>, Tanzania</w:t>
      </w:r>
      <w:r w:rsidRPr="79C38E2B">
        <w:rPr>
          <w:lang w:val="en-GB"/>
        </w:rPr>
        <w:t>:</w:t>
      </w:r>
    </w:p>
    <w:p w:rsidRPr="00E5633E" w:rsidR="00E5633E" w:rsidP="00E5633E" w:rsidRDefault="00E5633E" w14:paraId="3746090A" w14:textId="77777777">
      <w:pPr>
        <w:rPr>
          <w:lang w:val="en-GB"/>
        </w:rPr>
      </w:pPr>
    </w:p>
    <w:p w:rsidR="0081208C" w:rsidP="009E0D5C" w:rsidRDefault="0081208C" w14:paraId="1F436F44" w14:textId="75B328A7">
      <w:pPr>
        <w:pStyle w:val="Heading2"/>
        <w:rPr>
          <w:lang w:val="en-GB"/>
        </w:rPr>
      </w:pPr>
      <w:bookmarkStart w:name="_Toc212739361" w:id="46"/>
      <w:r>
        <w:rPr>
          <w:lang w:val="en-GB"/>
        </w:rPr>
        <w:t>Data Preprocessing:</w:t>
      </w:r>
      <w:bookmarkEnd w:id="46"/>
    </w:p>
    <w:p w:rsidRPr="0081208C" w:rsidR="0081208C" w:rsidP="0081208C" w:rsidRDefault="0081208C" w14:paraId="2168861B" w14:textId="77777777">
      <w:pPr>
        <w:rPr>
          <w:lang w:val="en-GB"/>
        </w:rPr>
      </w:pPr>
    </w:p>
    <w:p w:rsidR="009E0D5C" w:rsidP="009E0D5C" w:rsidRDefault="00177753" w14:paraId="47C64186" w14:textId="4E974365">
      <w:pPr>
        <w:pStyle w:val="Heading2"/>
        <w:rPr>
          <w:lang w:val="en-GB"/>
        </w:rPr>
      </w:pPr>
      <w:bookmarkStart w:name="_Toc212739362" w:id="47"/>
      <w:r>
        <w:rPr>
          <w:lang w:val="en-GB"/>
        </w:rPr>
        <w:t xml:space="preserve">Analytical </w:t>
      </w:r>
      <w:r w:rsidR="0081208C">
        <w:rPr>
          <w:lang w:val="en-GB"/>
        </w:rPr>
        <w:t>A</w:t>
      </w:r>
      <w:r>
        <w:rPr>
          <w:lang w:val="en-GB"/>
        </w:rPr>
        <w:t>pproach:</w:t>
      </w:r>
      <w:bookmarkEnd w:id="47"/>
    </w:p>
    <w:p w:rsidR="00177753" w:rsidP="00FA6856" w:rsidRDefault="00177753" w14:paraId="4E5AA6E4" w14:textId="77777777">
      <w:pPr>
        <w:rPr>
          <w:lang w:val="en-GB"/>
        </w:rPr>
      </w:pPr>
    </w:p>
    <w:p w:rsidR="00590FEF" w:rsidP="00590FEF" w:rsidRDefault="00590FEF" w14:paraId="3F6F0CCA" w14:textId="063AEE2E">
      <w:pPr>
        <w:pStyle w:val="Heading1"/>
        <w:rPr>
          <w:lang w:val="en-GB"/>
        </w:rPr>
      </w:pPr>
      <w:bookmarkStart w:name="_Toc212739363" w:id="48"/>
      <w:proofErr w:type="spellStart"/>
      <w:r>
        <w:rPr>
          <w:lang w:val="en-GB"/>
        </w:rPr>
        <w:t>Postprint</w:t>
      </w:r>
      <w:proofErr w:type="spellEnd"/>
      <w:r>
        <w:rPr>
          <w:lang w:val="en-GB"/>
        </w:rPr>
        <w:t xml:space="preserve"> Results:</w:t>
      </w:r>
      <w:bookmarkEnd w:id="48"/>
    </w:p>
    <w:p w:rsidR="00590FEF" w:rsidP="008A6CB2" w:rsidRDefault="79C38E2B" w14:paraId="5041AA2E" w14:textId="75C86CEB">
      <w:pPr>
        <w:pStyle w:val="Heading2"/>
        <w:rPr>
          <w:lang w:val="en-GB"/>
        </w:rPr>
      </w:pPr>
      <w:bookmarkStart w:name="_Toc212739364" w:id="49"/>
      <w:r w:rsidRPr="79C38E2B">
        <w:rPr>
          <w:lang w:val="en-GB"/>
        </w:rPr>
        <w:t>Distinguishing Land-use Types in Macchia Sacra</w:t>
      </w:r>
      <w:r w:rsidR="00CE42CC">
        <w:rPr>
          <w:lang w:val="en-GB"/>
        </w:rPr>
        <w:t>, Italy</w:t>
      </w:r>
      <w:r w:rsidRPr="79C38E2B">
        <w:rPr>
          <w:lang w:val="en-GB"/>
        </w:rPr>
        <w:t>:</w:t>
      </w:r>
      <w:bookmarkEnd w:id="49"/>
    </w:p>
    <w:p w:rsidR="00EA30B0" w:rsidP="00EA30B0" w:rsidRDefault="00EA30B0" w14:paraId="6D0F79A3" w14:textId="77777777">
      <w:pPr>
        <w:rPr>
          <w:lang w:val="en-GB"/>
        </w:rPr>
      </w:pPr>
    </w:p>
    <w:p w:rsidR="00EA30B0" w:rsidP="00EA30B0" w:rsidRDefault="79C38E2B" w14:paraId="579594B1" w14:textId="25076D82">
      <w:pPr>
        <w:pStyle w:val="Heading2"/>
        <w:rPr>
          <w:lang w:val="en-GB"/>
        </w:rPr>
      </w:pPr>
      <w:bookmarkStart w:name="_Toc212739365" w:id="50"/>
      <w:r w:rsidRPr="79C38E2B">
        <w:rPr>
          <w:lang w:val="en-GB"/>
        </w:rPr>
        <w:t>Monitoring Rewilding of the Knepp Estate</w:t>
      </w:r>
      <w:r w:rsidR="00CE42CC">
        <w:rPr>
          <w:lang w:val="en-GB"/>
        </w:rPr>
        <w:t>, United Kingdom</w:t>
      </w:r>
      <w:r w:rsidRPr="79C38E2B">
        <w:rPr>
          <w:lang w:val="en-GB"/>
        </w:rPr>
        <w:t>:</w:t>
      </w:r>
      <w:bookmarkEnd w:id="50"/>
    </w:p>
    <w:p w:rsidR="00EA30B0" w:rsidP="00EA30B0" w:rsidRDefault="00EA30B0" w14:paraId="256FDB8D" w14:textId="77777777">
      <w:pPr>
        <w:rPr>
          <w:lang w:val="en-GB"/>
        </w:rPr>
      </w:pPr>
    </w:p>
    <w:p w:rsidR="00EA30B0" w:rsidP="00EA30B0" w:rsidRDefault="79C38E2B" w14:paraId="5E53EEB1" w14:textId="2900CAB3">
      <w:pPr>
        <w:pStyle w:val="Heading2"/>
        <w:rPr>
          <w:lang w:val="en-GB"/>
        </w:rPr>
      </w:pPr>
      <w:bookmarkStart w:name="_Toc212739366" w:id="51"/>
      <w:r w:rsidRPr="79C38E2B">
        <w:rPr>
          <w:lang w:val="en-GB"/>
        </w:rPr>
        <w:t>Assessing Land-use Type Diversity in Kilimanjaro National Park</w:t>
      </w:r>
      <w:r w:rsidR="00CE42CC">
        <w:rPr>
          <w:lang w:val="en-GB"/>
        </w:rPr>
        <w:t>, Tanzania</w:t>
      </w:r>
      <w:commentRangeStart w:id="52"/>
      <w:commentRangeStart w:id="53"/>
      <w:r w:rsidRPr="79C38E2B">
        <w:rPr>
          <w:lang w:val="en-GB"/>
        </w:rPr>
        <w:t>:</w:t>
      </w:r>
      <w:bookmarkEnd w:id="51"/>
      <w:commentRangeEnd w:id="52"/>
      <w:r w:rsidR="00244EAA">
        <w:rPr>
          <w:rStyle w:val="CommentReference"/>
          <w:sz w:val="36"/>
          <w:szCs w:val="36"/>
          <w:lang w:val="en-GB"/>
        </w:rPr>
        <w:commentReference w:id="52"/>
      </w:r>
      <w:commentRangeEnd w:id="53"/>
      <w:r>
        <w:rPr>
          <w:rStyle w:val="CommentReference"/>
        </w:rPr>
        <w:commentReference w:id="53"/>
      </w:r>
    </w:p>
    <w:p w:rsidRPr="00244EAA" w:rsidR="00244EAA" w:rsidP="00244EAA" w:rsidRDefault="00244EAA" w14:paraId="035BFD09" w14:textId="77777777">
      <w:pPr>
        <w:rPr>
          <w:lang w:val="en-GB"/>
        </w:rPr>
      </w:pPr>
    </w:p>
    <w:p w:rsidRPr="002F43FC" w:rsidR="00143878" w:rsidRDefault="00BD07E4" w14:paraId="3ADB5458" w14:textId="030EAF0D">
      <w:pPr>
        <w:pStyle w:val="Heading1"/>
        <w:rPr>
          <w:lang w:val="en-GB"/>
        </w:rPr>
      </w:pPr>
      <w:bookmarkStart w:name="_Toc212739367" w:id="54"/>
      <w:r>
        <w:rPr>
          <w:lang w:val="en-GB"/>
        </w:rPr>
        <w:t xml:space="preserve">Preprint </w:t>
      </w:r>
      <w:r w:rsidRPr="002F43FC">
        <w:rPr>
          <w:lang w:val="en-GB"/>
        </w:rPr>
        <w:t>Discussion:</w:t>
      </w:r>
      <w:bookmarkEnd w:id="54"/>
    </w:p>
    <w:p w:rsidRPr="002F43FC" w:rsidR="00143878" w:rsidRDefault="00D45851" w14:paraId="7D552CC8" w14:textId="77777777">
      <w:pPr>
        <w:pStyle w:val="FirstParagraph"/>
        <w:rPr>
          <w:lang w:val="en-GB"/>
        </w:rPr>
      </w:pPr>
      <w:r w:rsidRPr="002F43FC">
        <w:rPr>
          <w:lang w:val="en-GB"/>
        </w:rPr>
        <w:t xml:space="preserve">In this Hackathon, we developed a streamlined method for implementing the TWDTW algorithm to calculate Rao’s Quadratic Diversity index within the </w:t>
      </w:r>
      <w:proofErr w:type="spellStart"/>
      <w:r w:rsidRPr="002F43FC">
        <w:rPr>
          <w:rStyle w:val="VerbatimChar"/>
          <w:lang w:val="en-GB"/>
        </w:rPr>
        <w:t>rasterdiv</w:t>
      </w:r>
      <w:proofErr w:type="spellEnd"/>
      <w:r w:rsidRPr="002F43FC">
        <w:rPr>
          <w:lang w:val="en-GB"/>
        </w:rPr>
        <w:t xml:space="preserve"> R package. This addition introduces a solid method to account for the temporal dimension to the traditional spatial analysis of landscape diversity. Recognising the dynamic nature of plant communities and ecosystems over time, our method integrates phenological variation into diversity assessments derived from satellite imagery. Notably, our case study found that when this technique was applied to multiband remotely sensed data from disturbed grasslands, accounting for phenological cycles can improve diversity indices by filtering out artefacts. For instance, it can help to distinguish between semi-natural habitats and artificial land cover types, like roads, which lack temporal phenological shifts. These artificial features tend to form clusters of minimal DTW distances when considering DTW as an inter-voxel distance, leading to lower values of Rao’s Q which more accurately reflect their level of biodiversity.</w:t>
      </w:r>
    </w:p>
    <w:p w:rsidRPr="002F43FC" w:rsidR="00143878" w:rsidRDefault="00D45851" w14:paraId="57ACFF88" w14:textId="77777777">
      <w:pPr>
        <w:pStyle w:val="BodyText"/>
        <w:rPr>
          <w:lang w:val="en-GB"/>
        </w:rPr>
      </w:pPr>
      <w:r w:rsidRPr="002F43FC">
        <w:rPr>
          <w:lang w:val="en-GB"/>
        </w:rPr>
        <w:t xml:space="preserve">In healthy, biodiverse ecosystems, a variety of flora are also likely to be present to fully utilise the various niches present in the landscape. As </w:t>
      </w:r>
      <w:hyperlink w:anchor="Figure_2">
        <w:r w:rsidRPr="002F43FC" w:rsidR="00143878">
          <w:rPr>
            <w:rStyle w:val="Hyperlink"/>
            <w:lang w:val="en-GB"/>
          </w:rPr>
          <w:t>Figure 2</w:t>
        </w:r>
      </w:hyperlink>
      <w:r w:rsidRPr="002F43FC">
        <w:rPr>
          <w:lang w:val="en-GB"/>
        </w:rPr>
        <w:t xml:space="preserve"> from our case study demonstrated, phenology trends can differ substantially within an ecosystem to reflect its biodiversity. PPI rose sharply across the whole site before reaching a peak ranging from approximately 1 to 3 in June, after which point, the site wide PPI drops sharply, mostly remaining between 0.2 and 1 for the rest of the year. As this sharp rise indicates, any analysis based on a single temporal snapshot is likely to be unrepresentative of how the ecosystem in question functions throughout the year. This primary spike in PPI also presents the widest observed range in PPI values, which enables biodiversity indices to better classify the different types of floral communities present. Furthermore, </w:t>
      </w:r>
      <w:hyperlink w:anchor="Figure_2">
        <w:r w:rsidRPr="002F43FC" w:rsidR="00143878">
          <w:rPr>
            <w:rStyle w:val="Hyperlink"/>
            <w:lang w:val="en-GB"/>
          </w:rPr>
          <w:t>Figure 2</w:t>
        </w:r>
      </w:hyperlink>
      <w:r w:rsidRPr="002F43FC">
        <w:rPr>
          <w:lang w:val="en-GB"/>
        </w:rPr>
        <w:t xml:space="preserve"> highlights two interesting secondary PPI peaks: one in spring prior to the primary spike in PPI, and the other beginning in October and continuing throughout the winter. Though neither peak is as consistent side wide nor presents the same magnitude of increase in PPI, they are nevertheless ecologically significant. These secondary peaks likely represent floral communities which are exploiting different temporal niches, and like an oasis in the desert, likely also create unique niches to support a more biodiverse ecosystem. Again, an analytical approach which does not consider phenology would misrepresent the functioning of the ecosystem. Additionally, using a traditional DTW approach to consider phenology would erase ecological detail, as the smaller secondary peaks would have been warped to match the rest of the site. Thus, our approach using TWDTW can provide a valuable new level of insight into ecosystem functioning and biodiversity.</w:t>
      </w:r>
    </w:p>
    <w:p w:rsidR="00143878" w:rsidRDefault="00D45851" w14:paraId="6FD32D45" w14:textId="77777777">
      <w:pPr>
        <w:pStyle w:val="BodyText"/>
        <w:rPr>
          <w:lang w:val="en-GB"/>
        </w:rPr>
      </w:pPr>
      <w:r w:rsidRPr="002F43FC">
        <w:rPr>
          <w:lang w:val="en-GB"/>
        </w:rPr>
        <w:t xml:space="preserve">Remote sensing via Earth observation remains a rapidly developing area of scientific research with wide applicability to conservation practice (Pettorelli, Safi, and Turner 2014). As the technologies continue to mature, the possibilities remote sensing approaches like ours offer continues to grow. For instance, Schulte to </w:t>
      </w:r>
      <w:proofErr w:type="spellStart"/>
      <w:r w:rsidRPr="002F43FC">
        <w:rPr>
          <w:lang w:val="en-GB"/>
        </w:rPr>
        <w:t>Bühne</w:t>
      </w:r>
      <w:proofErr w:type="spellEnd"/>
      <w:r w:rsidRPr="002F43FC">
        <w:rPr>
          <w:lang w:val="en-GB"/>
        </w:rPr>
        <w:t xml:space="preserve"> </w:t>
      </w:r>
      <w:r w:rsidRPr="002F43FC">
        <w:rPr>
          <w:i/>
          <w:iCs/>
          <w:lang w:val="en-GB"/>
        </w:rPr>
        <w:t>et al</w:t>
      </w:r>
      <w:r w:rsidRPr="002F43FC">
        <w:rPr>
          <w:lang w:val="en-GB"/>
        </w:rPr>
        <w:t xml:space="preserve"> (Schulte to </w:t>
      </w:r>
      <w:proofErr w:type="spellStart"/>
      <w:r w:rsidRPr="002F43FC">
        <w:rPr>
          <w:lang w:val="en-GB"/>
        </w:rPr>
        <w:t>Bühne</w:t>
      </w:r>
      <w:proofErr w:type="spellEnd"/>
      <w:r w:rsidRPr="002F43FC">
        <w:rPr>
          <w:lang w:val="en-GB"/>
        </w:rPr>
        <w:t xml:space="preserve"> et al. 2022) recently demonstrated the power of Earth observation satellites to assess rewilding efforts at the landscape scale. Rewilding programmes are notoriously challenging technically, and are often expensive, too. Thus, the ability to assess the progress of rewilding inexpensively at the landscape scale via satellite is eminently valuable. However, as Maus </w:t>
      </w:r>
      <w:r w:rsidRPr="002F43FC">
        <w:rPr>
          <w:i/>
          <w:iCs/>
          <w:lang w:val="en-GB"/>
        </w:rPr>
        <w:t>et al</w:t>
      </w:r>
      <w:r w:rsidRPr="002F43FC">
        <w:rPr>
          <w:lang w:val="en-GB"/>
        </w:rPr>
        <w:t xml:space="preserve"> (V. Maus et al. 2016) observed, markedly different land use types, such as soy bean plantations and primary rainforest, can be erroneously classified as the same via an NDVI based classification protocol which does not consider phenology. Multiple studies (V. Maus et al. 2016; Lopes et al. 2020) also found that accounting for the effects of phenology significantly increased the accuracy of land use classifications. As rewilding and reforestation programmes continue, our implementation of TWDTW reduces the barrier for conservationists trying to assess the temporal dimension of diversity in addition to the spatial dimension. Our case study further demonstrated that incorporation of phenological data enhances the inferential power of analyses, as this dimension more accurately identified biodiversity hotspots than Rao’s Q index alone (</w:t>
      </w:r>
      <w:hyperlink w:anchor="Figure_3">
        <w:r w:rsidRPr="002F43FC" w:rsidR="00143878">
          <w:rPr>
            <w:rStyle w:val="Hyperlink"/>
            <w:lang w:val="en-GB"/>
          </w:rPr>
          <w:t>Figure 3</w:t>
        </w:r>
      </w:hyperlink>
      <w:r w:rsidRPr="002F43FC">
        <w:rPr>
          <w:lang w:val="en-GB"/>
        </w:rPr>
        <w:t>). Since increasing biodiversity is typically a core goal of rewilding programmes, of which land cover diversity is a core component (Skidmore et al. 2015), more accurate classification of landscape diversity can highlight where efforts are succeeding or where further efforts are needed.</w:t>
      </w:r>
    </w:p>
    <w:p w:rsidR="0032536D" w:rsidP="0032536D" w:rsidRDefault="0032536D" w14:paraId="5EEFCC13" w14:textId="37A7A06D">
      <w:pPr>
        <w:pStyle w:val="Heading1"/>
        <w:rPr>
          <w:lang w:val="en-GB"/>
        </w:rPr>
      </w:pPr>
      <w:bookmarkStart w:name="_Toc212739368" w:id="55"/>
      <w:proofErr w:type="spellStart"/>
      <w:r>
        <w:rPr>
          <w:lang w:val="en-GB"/>
        </w:rPr>
        <w:t>Postprint</w:t>
      </w:r>
      <w:proofErr w:type="spellEnd"/>
      <w:r>
        <w:rPr>
          <w:lang w:val="en-GB"/>
        </w:rPr>
        <w:t xml:space="preserve"> Discussion:</w:t>
      </w:r>
      <w:bookmarkEnd w:id="55"/>
    </w:p>
    <w:p w:rsidRPr="0032536D" w:rsidR="0032536D" w:rsidP="0032536D" w:rsidRDefault="0032536D" w14:paraId="1AA56D6F" w14:textId="77777777">
      <w:pPr>
        <w:rPr>
          <w:lang w:val="en-GB"/>
        </w:rPr>
      </w:pPr>
    </w:p>
    <w:p w:rsidRPr="002F43FC" w:rsidR="00143878" w:rsidRDefault="00BD07E4" w14:paraId="2B2A7A39" w14:textId="62B4D976">
      <w:pPr>
        <w:pStyle w:val="Heading1"/>
        <w:rPr>
          <w:lang w:val="en-GB"/>
        </w:rPr>
      </w:pPr>
      <w:bookmarkStart w:name="_Toc212739369" w:id="56"/>
      <w:bookmarkStart w:name="conclusion" w:id="57"/>
      <w:bookmarkEnd w:id="40"/>
      <w:r>
        <w:rPr>
          <w:lang w:val="en-GB"/>
        </w:rPr>
        <w:t xml:space="preserve">Preprint </w:t>
      </w:r>
      <w:r w:rsidRPr="002F43FC">
        <w:rPr>
          <w:lang w:val="en-GB"/>
        </w:rPr>
        <w:t>Conclusion</w:t>
      </w:r>
      <w:r>
        <w:rPr>
          <w:lang w:val="en-GB"/>
        </w:rPr>
        <w:t>:</w:t>
      </w:r>
      <w:bookmarkEnd w:id="56"/>
    </w:p>
    <w:p w:rsidR="00143878" w:rsidRDefault="00D45851" w14:paraId="022F7651" w14:textId="77777777">
      <w:pPr>
        <w:pStyle w:val="FirstParagraph"/>
        <w:rPr>
          <w:lang w:val="en-GB"/>
        </w:rPr>
      </w:pPr>
      <w:r w:rsidRPr="002F43FC">
        <w:rPr>
          <w:lang w:val="en-GB"/>
        </w:rPr>
        <w:t xml:space="preserve">By incorporating temporal dynamics into the </w:t>
      </w:r>
      <w:proofErr w:type="spellStart"/>
      <w:r w:rsidRPr="002F43FC">
        <w:rPr>
          <w:rStyle w:val="VerbatimChar"/>
          <w:lang w:val="en-GB"/>
        </w:rPr>
        <w:t>paRao</w:t>
      </w:r>
      <w:proofErr w:type="spellEnd"/>
      <w:r w:rsidRPr="002F43FC">
        <w:rPr>
          <w:rStyle w:val="VerbatimChar"/>
          <w:lang w:val="en-GB"/>
        </w:rPr>
        <w:t>()</w:t>
      </w:r>
      <w:r w:rsidRPr="002F43FC">
        <w:rPr>
          <w:lang w:val="en-GB"/>
        </w:rPr>
        <w:t xml:space="preserve"> function of the </w:t>
      </w:r>
      <w:proofErr w:type="spellStart"/>
      <w:r w:rsidRPr="002F43FC">
        <w:rPr>
          <w:rStyle w:val="VerbatimChar"/>
          <w:lang w:val="en-GB"/>
        </w:rPr>
        <w:t>rasterdiv</w:t>
      </w:r>
      <w:proofErr w:type="spellEnd"/>
      <w:r w:rsidRPr="002F43FC">
        <w:rPr>
          <w:lang w:val="en-GB"/>
        </w:rPr>
        <w:t xml:space="preserve"> R package, we broaden the scope for analysing remotely sensed time series. This advancement enriches the suite of diversity indices obtainable from remote sensing data, enhancing our understanding of landscape heterogeneity, and in so doing, enhancing our ability to conserve it.</w:t>
      </w:r>
    </w:p>
    <w:p w:rsidR="0032536D" w:rsidP="0032536D" w:rsidRDefault="0032536D" w14:paraId="336A9681" w14:textId="4155E6F9">
      <w:pPr>
        <w:pStyle w:val="Heading1"/>
        <w:rPr>
          <w:lang w:val="en-GB"/>
        </w:rPr>
      </w:pPr>
      <w:bookmarkStart w:name="_Toc212739370" w:id="58"/>
      <w:proofErr w:type="spellStart"/>
      <w:r>
        <w:rPr>
          <w:lang w:val="en-GB"/>
        </w:rPr>
        <w:t>Postprint</w:t>
      </w:r>
      <w:proofErr w:type="spellEnd"/>
      <w:r>
        <w:rPr>
          <w:lang w:val="en-GB"/>
        </w:rPr>
        <w:t xml:space="preserve"> Conclusion:</w:t>
      </w:r>
      <w:bookmarkEnd w:id="58"/>
    </w:p>
    <w:p w:rsidRPr="0032536D" w:rsidR="0032536D" w:rsidP="0032536D" w:rsidRDefault="0032536D" w14:paraId="1D5523F9" w14:textId="77777777">
      <w:pPr>
        <w:rPr>
          <w:lang w:val="en-GB"/>
        </w:rPr>
      </w:pPr>
    </w:p>
    <w:p w:rsidRPr="002F43FC" w:rsidR="00143878" w:rsidRDefault="00BD07E4" w14:paraId="0A6EC420" w14:textId="75D5ADE4">
      <w:pPr>
        <w:pStyle w:val="Heading1"/>
        <w:rPr>
          <w:lang w:val="en-GB"/>
        </w:rPr>
      </w:pPr>
      <w:bookmarkStart w:name="_Toc212739371" w:id="59"/>
      <w:bookmarkStart w:name="github-data-repositories" w:id="60"/>
      <w:bookmarkEnd w:id="57"/>
      <w:r>
        <w:rPr>
          <w:lang w:val="en-GB"/>
        </w:rPr>
        <w:t xml:space="preserve">Preprint </w:t>
      </w:r>
      <w:r w:rsidRPr="002F43FC">
        <w:rPr>
          <w:lang w:val="en-GB"/>
        </w:rPr>
        <w:t>GitHub &amp; Data Repositories:</w:t>
      </w:r>
      <w:bookmarkEnd w:id="59"/>
    </w:p>
    <w:p w:rsidRPr="002F43FC" w:rsidR="00143878" w:rsidRDefault="00D45851" w14:paraId="7615F6A9" w14:textId="77777777">
      <w:pPr>
        <w:pStyle w:val="FirstParagraph"/>
        <w:rPr>
          <w:lang w:val="en-GB"/>
        </w:rPr>
      </w:pPr>
      <w:r w:rsidRPr="002F43FC">
        <w:rPr>
          <w:lang w:val="en-GB"/>
        </w:rPr>
        <w:t xml:space="preserve">This manuscript, previous revisions, open source data, and scripts can all be found on the open source GitHub repository “Samuel-Green/B-3-Hackathon-Project-6” via the URL: </w:t>
      </w:r>
      <w:hyperlink r:id="rId19">
        <w:r w:rsidRPr="002F43FC" w:rsidR="00143878">
          <w:rPr>
            <w:rStyle w:val="Hyperlink"/>
            <w:lang w:val="en-GB"/>
          </w:rPr>
          <w:t>https://github.com/Samuel-Green/B-3-Hackathon-Project-6</w:t>
        </w:r>
      </w:hyperlink>
      <w:r w:rsidRPr="002F43FC">
        <w:rPr>
          <w:lang w:val="en-GB"/>
        </w:rPr>
        <w:t xml:space="preserve">. The implementation of the Rao’s Q index described in this manuscript can be found via the URL: </w:t>
      </w:r>
      <w:hyperlink r:id="rId20">
        <w:r w:rsidRPr="002F43FC" w:rsidR="00143878">
          <w:rPr>
            <w:rStyle w:val="Hyperlink"/>
            <w:lang w:val="en-GB"/>
          </w:rPr>
          <w:t>https://github.com/mattmar/rasterdiv/tree/bcubed_hackathon</w:t>
        </w:r>
      </w:hyperlink>
    </w:p>
    <w:p w:rsidRPr="002F43FC" w:rsidR="00143878" w:rsidRDefault="00BD07E4" w14:paraId="46A54D09" w14:textId="4071EB63">
      <w:pPr>
        <w:pStyle w:val="Heading1"/>
        <w:rPr>
          <w:lang w:val="en-GB"/>
        </w:rPr>
      </w:pPr>
      <w:bookmarkStart w:name="_Toc212739372" w:id="61"/>
      <w:bookmarkStart w:name="acknowledgements" w:id="62"/>
      <w:bookmarkEnd w:id="60"/>
      <w:r>
        <w:rPr>
          <w:lang w:val="en-GB"/>
        </w:rPr>
        <w:t xml:space="preserve">Preprint </w:t>
      </w:r>
      <w:r w:rsidRPr="002F43FC">
        <w:rPr>
          <w:lang w:val="en-GB"/>
        </w:rPr>
        <w:t>Acknowledgements:</w:t>
      </w:r>
      <w:bookmarkEnd w:id="61"/>
    </w:p>
    <w:p w:rsidRPr="002F43FC" w:rsidR="00143878" w:rsidRDefault="00D45851" w14:paraId="00BE36CE" w14:textId="77777777">
      <w:pPr>
        <w:pStyle w:val="FirstParagraph"/>
        <w:rPr>
          <w:lang w:val="en-GB"/>
        </w:rPr>
      </w:pPr>
      <w:r w:rsidRPr="002F43FC">
        <w:rPr>
          <w:lang w:val="en-GB"/>
        </w:rPr>
        <w:t>We thank:</w:t>
      </w:r>
    </w:p>
    <w:p w:rsidRPr="002F43FC" w:rsidR="00143878" w:rsidRDefault="00D45851" w14:paraId="5D6E00CA" w14:textId="77777777">
      <w:pPr>
        <w:numPr>
          <w:ilvl w:val="0"/>
          <w:numId w:val="3"/>
        </w:numPr>
        <w:rPr>
          <w:lang w:val="en-GB"/>
        </w:rPr>
      </w:pPr>
      <w:r w:rsidRPr="002F43FC">
        <w:rPr>
          <w:lang w:val="en-GB"/>
        </w:rPr>
        <w:t>Dr. Quentin Groom of Meise Botanic Garden for co-ordinating the project.</w:t>
      </w:r>
    </w:p>
    <w:p w:rsidRPr="002F43FC" w:rsidR="00143878" w:rsidRDefault="00D45851" w14:paraId="74507B65" w14:textId="77777777">
      <w:pPr>
        <w:numPr>
          <w:ilvl w:val="0"/>
          <w:numId w:val="3"/>
        </w:numPr>
        <w:rPr>
          <w:lang w:val="en-GB"/>
        </w:rPr>
      </w:pPr>
      <w:r w:rsidRPr="002F43FC">
        <w:rPr>
          <w:lang w:val="en-GB"/>
        </w:rPr>
        <w:t>Laura Abraham of Meise Botanic Garden for organising the event.</w:t>
      </w:r>
    </w:p>
    <w:p w:rsidRPr="002F43FC" w:rsidR="00143878" w:rsidRDefault="00D45851" w14:paraId="3FF4E673" w14:textId="77777777">
      <w:pPr>
        <w:numPr>
          <w:ilvl w:val="0"/>
          <w:numId w:val="3"/>
        </w:numPr>
        <w:rPr>
          <w:lang w:val="en-GB"/>
        </w:rPr>
      </w:pPr>
      <w:r w:rsidRPr="002F43FC">
        <w:rPr>
          <w:lang w:val="en-GB"/>
        </w:rPr>
        <w:t>Prof. Nicodemo Passalacqua (University of Calabria) who kindly shared the ground-truthing data within pilot project 2.3.2 of the Tech4you PNRR project.</w:t>
      </w:r>
    </w:p>
    <w:p w:rsidRPr="002F43FC" w:rsidR="00143878" w:rsidRDefault="00D45851" w14:paraId="3DCAA396" w14:textId="77777777">
      <w:pPr>
        <w:numPr>
          <w:ilvl w:val="0"/>
          <w:numId w:val="3"/>
        </w:numPr>
        <w:rPr>
          <w:lang w:val="en-GB"/>
        </w:rPr>
      </w:pPr>
      <w:r w:rsidRPr="002F43FC">
        <w:rPr>
          <w:lang w:val="en-GB"/>
        </w:rPr>
        <w:t>The European Union’s Horizon Europe Research and Innovation Programme (ID No 101059592) for funding the B-Cubed programme, and thus, this event.</w:t>
      </w:r>
    </w:p>
    <w:p w:rsidRPr="002F43FC" w:rsidR="00143878" w:rsidRDefault="00D45851" w14:paraId="1EB6DC1F" w14:textId="77777777">
      <w:pPr>
        <w:numPr>
          <w:ilvl w:val="0"/>
          <w:numId w:val="3"/>
        </w:numPr>
        <w:rPr>
          <w:lang w:val="en-GB"/>
        </w:rPr>
      </w:pPr>
      <w:r w:rsidRPr="002F43FC">
        <w:rPr>
          <w:lang w:val="en-GB"/>
        </w:rPr>
        <w:t>The Research Foundation - Flanders (FWO) and KU Leuven for the support they gave us in making this event possible.</w:t>
      </w:r>
    </w:p>
    <w:p w:rsidRPr="002F43FC" w:rsidR="00143878" w:rsidRDefault="00326014" w14:paraId="0DF43999" w14:textId="04E6F789">
      <w:pPr>
        <w:pStyle w:val="Heading1"/>
        <w:rPr>
          <w:lang w:val="en-GB"/>
        </w:rPr>
      </w:pPr>
      <w:bookmarkStart w:name="_Toc212739373" w:id="63"/>
      <w:bookmarkStart w:name="references" w:id="64"/>
      <w:bookmarkEnd w:id="62"/>
      <w:r>
        <w:rPr>
          <w:lang w:val="en-GB"/>
        </w:rPr>
        <w:t xml:space="preserve">Preprint </w:t>
      </w:r>
      <w:r w:rsidRPr="002F43FC" w:rsidR="00D45851">
        <w:rPr>
          <w:lang w:val="en-GB"/>
        </w:rPr>
        <w:t>References:</w:t>
      </w:r>
      <w:bookmarkEnd w:id="63"/>
    </w:p>
    <w:p w:rsidRPr="002F43FC" w:rsidR="00143878" w:rsidRDefault="00D45851" w14:paraId="0ACD87F8" w14:textId="77777777">
      <w:pPr>
        <w:pStyle w:val="Bibliography"/>
        <w:rPr>
          <w:lang w:val="en-GB"/>
        </w:rPr>
      </w:pPr>
      <w:bookmarkStart w:name="ref-Fitchett2015" w:id="65"/>
      <w:bookmarkStart w:name="refs" w:id="66"/>
      <w:r w:rsidRPr="002F43FC">
        <w:rPr>
          <w:lang w:val="en-GB"/>
        </w:rPr>
        <w:t xml:space="preserve">Fitchett, Jennifer M, Stefan W Grab, and Dave I Thompson. 2015. “Plant phenology and climate change: Progress in methodological approaches and application.” </w:t>
      </w:r>
      <w:r w:rsidRPr="002F43FC">
        <w:rPr>
          <w:i/>
          <w:iCs/>
          <w:lang w:val="en-GB"/>
        </w:rPr>
        <w:t>Progress in Physical Geography: Earth and Environment</w:t>
      </w:r>
      <w:r w:rsidRPr="002F43FC">
        <w:rPr>
          <w:lang w:val="en-GB"/>
        </w:rPr>
        <w:t xml:space="preserve"> 39 (4): 460–82. </w:t>
      </w:r>
      <w:hyperlink r:id="rId21">
        <w:r w:rsidRPr="002F43FC" w:rsidR="00143878">
          <w:rPr>
            <w:rStyle w:val="Hyperlink"/>
            <w:lang w:val="en-GB"/>
          </w:rPr>
          <w:t>https://doi.org/10.1177/0309133315578940</w:t>
        </w:r>
      </w:hyperlink>
      <w:r w:rsidRPr="002F43FC">
        <w:rPr>
          <w:lang w:val="en-GB"/>
        </w:rPr>
        <w:t>.</w:t>
      </w:r>
    </w:p>
    <w:p w:rsidRPr="002F43FC" w:rsidR="00143878" w:rsidRDefault="00D45851" w14:paraId="5F6838F7" w14:textId="77777777">
      <w:pPr>
        <w:pStyle w:val="Bibliography"/>
        <w:rPr>
          <w:lang w:val="en-GB"/>
        </w:rPr>
      </w:pPr>
      <w:bookmarkStart w:name="ref-Frazier2021" w:id="67"/>
      <w:bookmarkEnd w:id="65"/>
      <w:r w:rsidRPr="002F43FC">
        <w:rPr>
          <w:lang w:val="en-GB"/>
        </w:rPr>
        <w:t xml:space="preserve">Frazier, Amy E., and Benjamin L. Hemingway. 2021. “A Technical Review of Planet </w:t>
      </w:r>
      <w:proofErr w:type="spellStart"/>
      <w:r w:rsidRPr="002F43FC">
        <w:rPr>
          <w:lang w:val="en-GB"/>
        </w:rPr>
        <w:t>Smallsat</w:t>
      </w:r>
      <w:proofErr w:type="spellEnd"/>
      <w:r w:rsidRPr="002F43FC">
        <w:rPr>
          <w:lang w:val="en-GB"/>
        </w:rPr>
        <w:t xml:space="preserve"> Data: Practical Considerations for Processing and Using PlanetScope Imagery.” </w:t>
      </w:r>
      <w:r w:rsidRPr="002F43FC">
        <w:rPr>
          <w:i/>
          <w:iCs/>
          <w:lang w:val="en-GB"/>
        </w:rPr>
        <w:t>Remote Sensing</w:t>
      </w:r>
      <w:r w:rsidRPr="002F43FC">
        <w:rPr>
          <w:lang w:val="en-GB"/>
        </w:rPr>
        <w:t xml:space="preserve"> 13 (19). </w:t>
      </w:r>
      <w:hyperlink r:id="rId22">
        <w:r w:rsidRPr="002F43FC" w:rsidR="00143878">
          <w:rPr>
            <w:rStyle w:val="Hyperlink"/>
            <w:lang w:val="en-GB"/>
          </w:rPr>
          <w:t>https://doi.org/10.3390/rs13193930</w:t>
        </w:r>
      </w:hyperlink>
      <w:r w:rsidRPr="002F43FC">
        <w:rPr>
          <w:lang w:val="en-GB"/>
        </w:rPr>
        <w:t>.</w:t>
      </w:r>
    </w:p>
    <w:p w:rsidRPr="002F43FC" w:rsidR="00143878" w:rsidRDefault="00D45851" w14:paraId="17D4B7CA" w14:textId="77777777">
      <w:pPr>
        <w:pStyle w:val="Bibliography"/>
        <w:rPr>
          <w:lang w:val="en-GB"/>
        </w:rPr>
      </w:pPr>
      <w:bookmarkStart w:name="ref-Fu2019" w:id="68"/>
      <w:bookmarkEnd w:id="67"/>
      <w:r w:rsidRPr="002F43FC">
        <w:rPr>
          <w:lang w:val="en-GB"/>
        </w:rPr>
        <w:t xml:space="preserve">Fu, </w:t>
      </w:r>
      <w:proofErr w:type="spellStart"/>
      <w:r w:rsidRPr="002F43FC">
        <w:rPr>
          <w:lang w:val="en-GB"/>
        </w:rPr>
        <w:t>Yongshuo</w:t>
      </w:r>
      <w:proofErr w:type="spellEnd"/>
      <w:r w:rsidRPr="002F43FC">
        <w:rPr>
          <w:lang w:val="en-GB"/>
        </w:rPr>
        <w:t xml:space="preserve"> H, </w:t>
      </w:r>
      <w:proofErr w:type="spellStart"/>
      <w:r w:rsidRPr="002F43FC">
        <w:rPr>
          <w:lang w:val="en-GB"/>
        </w:rPr>
        <w:t>Shilong</w:t>
      </w:r>
      <w:proofErr w:type="spellEnd"/>
      <w:r w:rsidRPr="002F43FC">
        <w:rPr>
          <w:lang w:val="en-GB"/>
        </w:rPr>
        <w:t xml:space="preserve"> Piao, </w:t>
      </w:r>
      <w:proofErr w:type="spellStart"/>
      <w:r w:rsidRPr="002F43FC">
        <w:rPr>
          <w:lang w:val="en-GB"/>
        </w:rPr>
        <w:t>Xuancheng</w:t>
      </w:r>
      <w:proofErr w:type="spellEnd"/>
      <w:r w:rsidRPr="002F43FC">
        <w:rPr>
          <w:lang w:val="en-GB"/>
        </w:rPr>
        <w:t xml:space="preserve"> Zhou, Xiaojun Geng, </w:t>
      </w:r>
      <w:proofErr w:type="spellStart"/>
      <w:r w:rsidRPr="002F43FC">
        <w:rPr>
          <w:lang w:val="en-GB"/>
        </w:rPr>
        <w:t>Fanghua</w:t>
      </w:r>
      <w:proofErr w:type="spellEnd"/>
      <w:r w:rsidRPr="002F43FC">
        <w:rPr>
          <w:lang w:val="en-GB"/>
        </w:rPr>
        <w:t xml:space="preserve"> Hao, Yann </w:t>
      </w:r>
      <w:proofErr w:type="spellStart"/>
      <w:r w:rsidRPr="002F43FC">
        <w:rPr>
          <w:lang w:val="en-GB"/>
        </w:rPr>
        <w:t>Vitasse</w:t>
      </w:r>
      <w:proofErr w:type="spellEnd"/>
      <w:r w:rsidRPr="002F43FC">
        <w:rPr>
          <w:lang w:val="en-GB"/>
        </w:rPr>
        <w:t xml:space="preserve">, and Ivan A Janssens. 2019. “Short photoperiod reduces the temperature sensitivity of leaf </w:t>
      </w:r>
      <w:r w:rsidRPr="002F43FC">
        <w:rPr>
          <w:rFonts w:ascii="Cambria Math" w:hAnsi="Cambria Math" w:cs="Cambria Math"/>
          <w:lang w:val="en-GB"/>
        </w:rPr>
        <w:t>‐</w:t>
      </w:r>
      <w:r w:rsidRPr="002F43FC">
        <w:rPr>
          <w:lang w:val="en-GB"/>
        </w:rPr>
        <w:t xml:space="preserve"> out in saplings of Fagus sylvatica but not in horse chestnut,</w:t>
      </w:r>
      <w:r w:rsidRPr="002F43FC">
        <w:rPr>
          <w:rFonts w:ascii="Aptos" w:hAnsi="Aptos" w:cs="Aptos"/>
          <w:lang w:val="en-GB"/>
        </w:rPr>
        <w:t>”</w:t>
      </w:r>
      <w:r w:rsidRPr="002F43FC">
        <w:rPr>
          <w:lang w:val="en-GB"/>
        </w:rPr>
        <w:t xml:space="preserve"> no. February: 1696</w:t>
      </w:r>
      <w:r w:rsidRPr="002F43FC">
        <w:rPr>
          <w:rFonts w:ascii="Aptos" w:hAnsi="Aptos" w:cs="Aptos"/>
          <w:lang w:val="en-GB"/>
        </w:rPr>
        <w:t>–</w:t>
      </w:r>
      <w:r w:rsidRPr="002F43FC">
        <w:rPr>
          <w:lang w:val="en-GB"/>
        </w:rPr>
        <w:t xml:space="preserve">1703. </w:t>
      </w:r>
      <w:hyperlink r:id="rId23">
        <w:r w:rsidRPr="002F43FC" w:rsidR="00143878">
          <w:rPr>
            <w:rStyle w:val="Hyperlink"/>
            <w:lang w:val="en-GB"/>
          </w:rPr>
          <w:t>https://doi.org/10.1111/gcb.14599</w:t>
        </w:r>
      </w:hyperlink>
      <w:r w:rsidRPr="002F43FC">
        <w:rPr>
          <w:lang w:val="en-GB"/>
        </w:rPr>
        <w:t>.</w:t>
      </w:r>
    </w:p>
    <w:p w:rsidRPr="002F43FC" w:rsidR="00143878" w:rsidRDefault="00D45851" w14:paraId="16987E6F" w14:textId="77777777">
      <w:pPr>
        <w:pStyle w:val="Bibliography"/>
        <w:rPr>
          <w:lang w:val="en-GB"/>
        </w:rPr>
      </w:pPr>
      <w:bookmarkStart w:name="ref-karkauskaite2017evaluation" w:id="69"/>
      <w:bookmarkEnd w:id="68"/>
      <w:proofErr w:type="spellStart"/>
      <w:r w:rsidRPr="002F43FC">
        <w:rPr>
          <w:lang w:val="en-GB"/>
        </w:rPr>
        <w:t>Karkauskaite</w:t>
      </w:r>
      <w:proofErr w:type="spellEnd"/>
      <w:r w:rsidRPr="002F43FC">
        <w:rPr>
          <w:lang w:val="en-GB"/>
        </w:rPr>
        <w:t xml:space="preserve">, Paulina, Torbern Tagesson, and Rasmus Fensholt. 2017. “Evaluation of the Plant Phenology Index (PPI), NDVI and EVI for Start-of-Season Trend Analysis of the Northern Hemisphere Boreal Zone.” </w:t>
      </w:r>
      <w:r w:rsidRPr="002F43FC">
        <w:rPr>
          <w:i/>
          <w:iCs/>
          <w:lang w:val="en-GB"/>
        </w:rPr>
        <w:t>Remote Sensing</w:t>
      </w:r>
      <w:r w:rsidRPr="002F43FC">
        <w:rPr>
          <w:lang w:val="en-GB"/>
        </w:rPr>
        <w:t xml:space="preserve"> 9 (5): 485.</w:t>
      </w:r>
    </w:p>
    <w:p w:rsidRPr="002F43FC" w:rsidR="00143878" w:rsidRDefault="00D45851" w14:paraId="5271FF64" w14:textId="77777777">
      <w:pPr>
        <w:pStyle w:val="Bibliography"/>
        <w:rPr>
          <w:lang w:val="en-GB"/>
        </w:rPr>
      </w:pPr>
      <w:bookmarkStart w:name="ref-Lopes2020" w:id="70"/>
      <w:bookmarkEnd w:id="69"/>
      <w:r w:rsidRPr="002F43FC">
        <w:rPr>
          <w:lang w:val="en-GB"/>
        </w:rPr>
        <w:t xml:space="preserve">Lopes, Mailys, Pierre-Louis Frison, Sarah M. Durant, Henrike Schulte to </w:t>
      </w:r>
      <w:proofErr w:type="spellStart"/>
      <w:r w:rsidRPr="002F43FC">
        <w:rPr>
          <w:lang w:val="en-GB"/>
        </w:rPr>
        <w:t>Bühne</w:t>
      </w:r>
      <w:proofErr w:type="spellEnd"/>
      <w:r w:rsidRPr="002F43FC">
        <w:rPr>
          <w:lang w:val="en-GB"/>
        </w:rPr>
        <w:t xml:space="preserve">, Audrey Ipavec, Vincent Lapeyre, and Nathalie Pettorelli. 2020. “Combining Optical and Radar Satellite Image Time Series to Map Natural Vegetation: Savannas as an Example.” </w:t>
      </w:r>
      <w:r w:rsidRPr="002F43FC">
        <w:rPr>
          <w:i/>
          <w:iCs/>
          <w:lang w:val="en-GB"/>
        </w:rPr>
        <w:t>Remote Sensing in Ecology and Conservation</w:t>
      </w:r>
      <w:r w:rsidRPr="002F43FC">
        <w:rPr>
          <w:lang w:val="en-GB"/>
        </w:rPr>
        <w:t xml:space="preserve"> 6 (3): 316–26. </w:t>
      </w:r>
      <w:hyperlink r:id="rId24">
        <w:r w:rsidRPr="002F43FC" w:rsidR="00143878">
          <w:rPr>
            <w:rStyle w:val="Hyperlink"/>
            <w:lang w:val="en-GB"/>
          </w:rPr>
          <w:t>https://doi.org/10.1002/rse2.139</w:t>
        </w:r>
      </w:hyperlink>
      <w:r w:rsidRPr="002F43FC">
        <w:rPr>
          <w:lang w:val="en-GB"/>
        </w:rPr>
        <w:t>.</w:t>
      </w:r>
    </w:p>
    <w:p w:rsidRPr="002F43FC" w:rsidR="00143878" w:rsidRDefault="00D45851" w14:paraId="277EAA2F" w14:textId="77777777">
      <w:pPr>
        <w:pStyle w:val="Bibliography"/>
        <w:rPr>
          <w:lang w:val="en-GB"/>
        </w:rPr>
      </w:pPr>
      <w:bookmarkStart w:name="ref-Mace2012" w:id="71"/>
      <w:bookmarkEnd w:id="70"/>
      <w:r w:rsidRPr="002F43FC">
        <w:rPr>
          <w:lang w:val="en-GB"/>
        </w:rPr>
        <w:t xml:space="preserve">Mace, Georgina M, Ken Norris, and Alastair H Fitter. 2012. “Biodiversity and ecosystem services: a multilayered relationship.” </w:t>
      </w:r>
      <w:r w:rsidRPr="002F43FC">
        <w:rPr>
          <w:i/>
          <w:iCs/>
          <w:lang w:val="en-GB"/>
        </w:rPr>
        <w:t>Trends in Ecology &amp; Evolution</w:t>
      </w:r>
      <w:r w:rsidRPr="002F43FC">
        <w:rPr>
          <w:lang w:val="en-GB"/>
        </w:rPr>
        <w:t xml:space="preserve"> 27 (1): 19–26. </w:t>
      </w:r>
      <w:hyperlink r:id="rId25">
        <w:r w:rsidRPr="002F43FC" w:rsidR="00143878">
          <w:rPr>
            <w:rStyle w:val="Hyperlink"/>
            <w:lang w:val="en-GB"/>
          </w:rPr>
          <w:t>https://doi.org/10.1016/j.tree.2011.08.006</w:t>
        </w:r>
      </w:hyperlink>
      <w:r w:rsidRPr="002F43FC">
        <w:rPr>
          <w:lang w:val="en-GB"/>
        </w:rPr>
        <w:t>.</w:t>
      </w:r>
    </w:p>
    <w:p w:rsidRPr="002F43FC" w:rsidR="00143878" w:rsidRDefault="00D45851" w14:paraId="3E68E42B" w14:textId="77777777">
      <w:pPr>
        <w:pStyle w:val="Bibliography"/>
        <w:rPr>
          <w:lang w:val="en-GB"/>
        </w:rPr>
      </w:pPr>
      <w:bookmarkStart w:name="ref-Marcantonio2024" w:id="72"/>
      <w:bookmarkEnd w:id="71"/>
      <w:r w:rsidRPr="002F43FC">
        <w:rPr>
          <w:lang w:val="en-GB"/>
        </w:rPr>
        <w:t xml:space="preserve">Marcantonio, Matteo, Elisa </w:t>
      </w:r>
      <w:proofErr w:type="spellStart"/>
      <w:r w:rsidRPr="002F43FC">
        <w:rPr>
          <w:lang w:val="en-GB"/>
        </w:rPr>
        <w:t>Thouverau</w:t>
      </w:r>
      <w:proofErr w:type="spellEnd"/>
      <w:r w:rsidRPr="002F43FC">
        <w:rPr>
          <w:lang w:val="en-GB"/>
        </w:rPr>
        <w:t xml:space="preserve">, and Duccio </w:t>
      </w:r>
      <w:proofErr w:type="spellStart"/>
      <w:r w:rsidRPr="002F43FC">
        <w:rPr>
          <w:lang w:val="en-GB"/>
        </w:rPr>
        <w:t>Rocchini</w:t>
      </w:r>
      <w:proofErr w:type="spellEnd"/>
      <w:r w:rsidRPr="002F43FC">
        <w:rPr>
          <w:lang w:val="en-GB"/>
        </w:rPr>
        <w:t xml:space="preserve">. 2024. “The </w:t>
      </w:r>
      <w:proofErr w:type="spellStart"/>
      <w:r w:rsidRPr="002F43FC">
        <w:rPr>
          <w:lang w:val="en-GB"/>
        </w:rPr>
        <w:t>Rasterdiv</w:t>
      </w:r>
      <w:proofErr w:type="spellEnd"/>
      <w:r w:rsidRPr="002F43FC">
        <w:rPr>
          <w:lang w:val="en-GB"/>
        </w:rPr>
        <w:t xml:space="preserve"> Package for Measuring Diversity from Space,” February. </w:t>
      </w:r>
      <w:hyperlink r:id="rId26">
        <w:r w:rsidRPr="002F43FC" w:rsidR="00143878">
          <w:rPr>
            <w:rStyle w:val="Hyperlink"/>
            <w:lang w:val="en-GB"/>
          </w:rPr>
          <w:t>https://doi.org/10.1101/2024.02.07.579266</w:t>
        </w:r>
      </w:hyperlink>
      <w:r w:rsidRPr="002F43FC">
        <w:rPr>
          <w:lang w:val="en-GB"/>
        </w:rPr>
        <w:t>.</w:t>
      </w:r>
    </w:p>
    <w:p w:rsidRPr="002F43FC" w:rsidR="00143878" w:rsidRDefault="00D45851" w14:paraId="795085D2" w14:textId="77777777">
      <w:pPr>
        <w:pStyle w:val="Bibliography"/>
        <w:rPr>
          <w:lang w:val="en-GB"/>
        </w:rPr>
      </w:pPr>
      <w:bookmarkStart w:name="ref-Maus2016" w:id="73"/>
      <w:bookmarkEnd w:id="72"/>
      <w:r w:rsidRPr="002F43FC">
        <w:rPr>
          <w:lang w:val="en-GB"/>
        </w:rPr>
        <w:t xml:space="preserve">Maus, V, G Câmara, R Cartaxo, A Sanchez, F M Ramos, and G R de Queiroz. 2016. “A Time-Weighted Dynamic Time Warping Method for Land-Use and Land-Cover Mapping.” </w:t>
      </w:r>
      <w:r w:rsidRPr="002F43FC">
        <w:rPr>
          <w:i/>
          <w:iCs/>
          <w:lang w:val="en-GB"/>
        </w:rPr>
        <w:t>IEEE Journal of Selected Topics in Applied Earth Observations and Remote Sensing</w:t>
      </w:r>
      <w:r w:rsidRPr="002F43FC">
        <w:rPr>
          <w:lang w:val="en-GB"/>
        </w:rPr>
        <w:t xml:space="preserve"> 9 (8): 3729–39. </w:t>
      </w:r>
      <w:hyperlink r:id="rId27">
        <w:r w:rsidRPr="002F43FC" w:rsidR="00143878">
          <w:rPr>
            <w:rStyle w:val="Hyperlink"/>
            <w:lang w:val="en-GB"/>
          </w:rPr>
          <w:t>https://doi.org/10.1109/JSTARS.2016.2517118</w:t>
        </w:r>
      </w:hyperlink>
      <w:r w:rsidRPr="002F43FC">
        <w:rPr>
          <w:lang w:val="en-GB"/>
        </w:rPr>
        <w:t>.</w:t>
      </w:r>
    </w:p>
    <w:p w:rsidRPr="002F43FC" w:rsidR="00143878" w:rsidRDefault="00D45851" w14:paraId="324A31FD" w14:textId="77777777">
      <w:pPr>
        <w:pStyle w:val="Bibliography"/>
        <w:rPr>
          <w:lang w:val="en-GB"/>
        </w:rPr>
      </w:pPr>
      <w:bookmarkStart w:name="ref-MausTWDTW2023" w:id="74"/>
      <w:bookmarkEnd w:id="73"/>
      <w:r w:rsidRPr="002F43FC">
        <w:rPr>
          <w:lang w:val="en-GB"/>
        </w:rPr>
        <w:t xml:space="preserve">Maus, Victor. 2023. </w:t>
      </w:r>
      <w:proofErr w:type="spellStart"/>
      <w:r w:rsidRPr="002F43FC">
        <w:rPr>
          <w:i/>
          <w:iCs/>
          <w:lang w:val="en-GB"/>
        </w:rPr>
        <w:t>Twdtw</w:t>
      </w:r>
      <w:proofErr w:type="spellEnd"/>
      <w:r w:rsidRPr="002F43FC">
        <w:rPr>
          <w:i/>
          <w:iCs/>
          <w:lang w:val="en-GB"/>
        </w:rPr>
        <w:t>: Time-Weighted Dynamic Time Warping</w:t>
      </w:r>
      <w:r w:rsidRPr="002F43FC">
        <w:rPr>
          <w:lang w:val="en-GB"/>
        </w:rPr>
        <w:t xml:space="preserve">. </w:t>
      </w:r>
      <w:hyperlink r:id="rId28">
        <w:r w:rsidRPr="002F43FC" w:rsidR="00143878">
          <w:rPr>
            <w:rStyle w:val="Hyperlink"/>
            <w:lang w:val="en-GB"/>
          </w:rPr>
          <w:t>https://CRAN.R-project.org/package=twdtw</w:t>
        </w:r>
      </w:hyperlink>
      <w:r w:rsidRPr="002F43FC">
        <w:rPr>
          <w:lang w:val="en-GB"/>
        </w:rPr>
        <w:t>.</w:t>
      </w:r>
    </w:p>
    <w:p w:rsidRPr="002F43FC" w:rsidR="00143878" w:rsidRDefault="00D45851" w14:paraId="17D415E1" w14:textId="77777777">
      <w:pPr>
        <w:pStyle w:val="Bibliography"/>
        <w:rPr>
          <w:lang w:val="en-GB"/>
        </w:rPr>
      </w:pPr>
      <w:bookmarkStart w:name="ref-Pettorelli2014" w:id="75"/>
      <w:bookmarkEnd w:id="74"/>
      <w:r w:rsidRPr="002F43FC">
        <w:rPr>
          <w:lang w:val="en-GB"/>
        </w:rPr>
        <w:t xml:space="preserve">Pettorelli, Nathalie, Kamran Safi, and Woody Turner. 2014. “Satellite remote sensing, biodiversity research and conservation of the future.” </w:t>
      </w:r>
      <w:r w:rsidRPr="002F43FC">
        <w:rPr>
          <w:i/>
          <w:iCs/>
          <w:lang w:val="en-GB"/>
        </w:rPr>
        <w:t>Philosophical Transactions of the Royal Society B: Biological Sciences</w:t>
      </w:r>
      <w:r w:rsidRPr="002F43FC">
        <w:rPr>
          <w:lang w:val="en-GB"/>
        </w:rPr>
        <w:t xml:space="preserve"> 369 (1643): 20130190. </w:t>
      </w:r>
      <w:hyperlink r:id="rId29">
        <w:r w:rsidRPr="002F43FC" w:rsidR="00143878">
          <w:rPr>
            <w:rStyle w:val="Hyperlink"/>
            <w:lang w:val="en-GB"/>
          </w:rPr>
          <w:t>https://doi.org/10.1098/rstb.2013.0190</w:t>
        </w:r>
      </w:hyperlink>
      <w:r w:rsidRPr="002F43FC">
        <w:rPr>
          <w:lang w:val="en-GB"/>
        </w:rPr>
        <w:t>.</w:t>
      </w:r>
    </w:p>
    <w:p w:rsidRPr="002F43FC" w:rsidR="00143878" w:rsidRDefault="00D45851" w14:paraId="4BE49A5B" w14:textId="77777777">
      <w:pPr>
        <w:pStyle w:val="Bibliography"/>
        <w:rPr>
          <w:lang w:val="en-GB"/>
        </w:rPr>
      </w:pPr>
      <w:bookmarkStart w:name="ref-Rocchini2017" w:id="76"/>
      <w:bookmarkEnd w:id="75"/>
      <w:proofErr w:type="spellStart"/>
      <w:r w:rsidRPr="002F43FC">
        <w:rPr>
          <w:lang w:val="en-GB"/>
        </w:rPr>
        <w:t>Rocchini</w:t>
      </w:r>
      <w:proofErr w:type="spellEnd"/>
      <w:r w:rsidRPr="002F43FC">
        <w:rPr>
          <w:lang w:val="en-GB"/>
        </w:rPr>
        <w:t xml:space="preserve">, Duccio, Matteo Marcantonio, and Carlo Ricotta. 2017. “Measuring Rao’s Q diversity index from remote sensing: An open source solution.” </w:t>
      </w:r>
      <w:r w:rsidRPr="002F43FC">
        <w:rPr>
          <w:i/>
          <w:iCs/>
          <w:lang w:val="en-GB"/>
        </w:rPr>
        <w:t>Ecological Indicators</w:t>
      </w:r>
      <w:r w:rsidRPr="002F43FC">
        <w:rPr>
          <w:lang w:val="en-GB"/>
        </w:rPr>
        <w:t xml:space="preserve"> 72: 234–38. </w:t>
      </w:r>
      <w:hyperlink r:id="rId30">
        <w:r w:rsidRPr="002F43FC" w:rsidR="00143878">
          <w:rPr>
            <w:rStyle w:val="Hyperlink"/>
            <w:lang w:val="en-GB"/>
          </w:rPr>
          <w:t>https://doi.org/10.1016/j.ecolind.2016.07.039</w:t>
        </w:r>
      </w:hyperlink>
      <w:r w:rsidRPr="002F43FC">
        <w:rPr>
          <w:lang w:val="en-GB"/>
        </w:rPr>
        <w:t>.</w:t>
      </w:r>
    </w:p>
    <w:p w:rsidRPr="002F43FC" w:rsidR="00143878" w:rsidRDefault="00D45851" w14:paraId="12F3CB9D" w14:textId="77777777">
      <w:pPr>
        <w:pStyle w:val="Bibliography"/>
        <w:rPr>
          <w:lang w:val="en-GB"/>
        </w:rPr>
      </w:pPr>
      <w:bookmarkStart w:name="ref-Rocchini2021" w:id="77"/>
      <w:bookmarkEnd w:id="76"/>
      <w:proofErr w:type="spellStart"/>
      <w:r w:rsidRPr="002F43FC">
        <w:rPr>
          <w:lang w:val="en-GB"/>
        </w:rPr>
        <w:t>Rocchini</w:t>
      </w:r>
      <w:proofErr w:type="spellEnd"/>
      <w:r w:rsidRPr="002F43FC">
        <w:rPr>
          <w:lang w:val="en-GB"/>
        </w:rPr>
        <w:t xml:space="preserve">, Duccio, Elisa </w:t>
      </w:r>
      <w:proofErr w:type="spellStart"/>
      <w:r w:rsidRPr="002F43FC">
        <w:rPr>
          <w:lang w:val="en-GB"/>
        </w:rPr>
        <w:t>Thouverai</w:t>
      </w:r>
      <w:proofErr w:type="spellEnd"/>
      <w:r w:rsidRPr="002F43FC">
        <w:rPr>
          <w:lang w:val="en-GB"/>
        </w:rPr>
        <w:t xml:space="preserve">, Matteo Marcantonio, Martina </w:t>
      </w:r>
      <w:proofErr w:type="spellStart"/>
      <w:r w:rsidRPr="002F43FC">
        <w:rPr>
          <w:lang w:val="en-GB"/>
        </w:rPr>
        <w:t>Iannacito</w:t>
      </w:r>
      <w:proofErr w:type="spellEnd"/>
      <w:r w:rsidRPr="002F43FC">
        <w:rPr>
          <w:lang w:val="en-GB"/>
        </w:rPr>
        <w:t xml:space="preserve">, Daniele Da Re, Michele </w:t>
      </w:r>
      <w:proofErr w:type="spellStart"/>
      <w:r w:rsidRPr="002F43FC">
        <w:rPr>
          <w:lang w:val="en-GB"/>
        </w:rPr>
        <w:t>Torresani</w:t>
      </w:r>
      <w:proofErr w:type="spellEnd"/>
      <w:r w:rsidRPr="002F43FC">
        <w:rPr>
          <w:lang w:val="en-GB"/>
        </w:rPr>
        <w:t xml:space="preserve">, Giovanni </w:t>
      </w:r>
      <w:proofErr w:type="spellStart"/>
      <w:r w:rsidRPr="002F43FC">
        <w:rPr>
          <w:lang w:val="en-GB"/>
        </w:rPr>
        <w:t>Bacaro</w:t>
      </w:r>
      <w:proofErr w:type="spellEnd"/>
      <w:r w:rsidRPr="002F43FC">
        <w:rPr>
          <w:lang w:val="en-GB"/>
        </w:rPr>
        <w:t>, et al. 2021. “</w:t>
      </w:r>
      <w:proofErr w:type="spellStart"/>
      <w:r w:rsidRPr="002F43FC">
        <w:rPr>
          <w:lang w:val="en-GB"/>
        </w:rPr>
        <w:t>rasterdiv</w:t>
      </w:r>
      <w:proofErr w:type="spellEnd"/>
      <w:r w:rsidRPr="002F43FC">
        <w:rPr>
          <w:lang w:val="en-GB"/>
        </w:rPr>
        <w:t xml:space="preserve">—An Information Theory tailored R package for measuring ecosystem heterogeneity from space: To the origin and back.” </w:t>
      </w:r>
      <w:r w:rsidRPr="002F43FC">
        <w:rPr>
          <w:i/>
          <w:iCs/>
          <w:lang w:val="en-GB"/>
        </w:rPr>
        <w:t>Methods in Ecology and Evolution</w:t>
      </w:r>
      <w:r w:rsidRPr="002F43FC">
        <w:rPr>
          <w:lang w:val="en-GB"/>
        </w:rPr>
        <w:t xml:space="preserve"> 12 (6): 1093–1102. </w:t>
      </w:r>
      <w:hyperlink r:id="rId31">
        <w:r w:rsidRPr="002F43FC" w:rsidR="00143878">
          <w:rPr>
            <w:rStyle w:val="Hyperlink"/>
            <w:lang w:val="en-GB"/>
          </w:rPr>
          <w:t>https://doi.org/10.1111/2041-210X.13583</w:t>
        </w:r>
      </w:hyperlink>
      <w:r w:rsidRPr="002F43FC">
        <w:rPr>
          <w:lang w:val="en-GB"/>
        </w:rPr>
        <w:t>.</w:t>
      </w:r>
    </w:p>
    <w:p w:rsidRPr="002F43FC" w:rsidR="00143878" w:rsidRDefault="00D45851" w14:paraId="53ADD6F8" w14:textId="77777777">
      <w:pPr>
        <w:pStyle w:val="Bibliography"/>
        <w:rPr>
          <w:lang w:val="en-GB"/>
        </w:rPr>
      </w:pPr>
      <w:bookmarkStart w:name="ref-SchultetoBuhne2022" w:id="78"/>
      <w:bookmarkEnd w:id="77"/>
      <w:r w:rsidRPr="002F43FC">
        <w:rPr>
          <w:lang w:val="en-GB"/>
        </w:rPr>
        <w:t xml:space="preserve">Schulte to </w:t>
      </w:r>
      <w:proofErr w:type="spellStart"/>
      <w:r w:rsidRPr="002F43FC">
        <w:rPr>
          <w:lang w:val="en-GB"/>
        </w:rPr>
        <w:t>Bühne</w:t>
      </w:r>
      <w:proofErr w:type="spellEnd"/>
      <w:r w:rsidRPr="002F43FC">
        <w:rPr>
          <w:lang w:val="en-GB"/>
        </w:rPr>
        <w:t xml:space="preserve">, Henrike, Bethany Ross, Christopher J </w:t>
      </w:r>
      <w:proofErr w:type="spellStart"/>
      <w:r w:rsidRPr="002F43FC">
        <w:rPr>
          <w:lang w:val="en-GB"/>
        </w:rPr>
        <w:t>Sandom</w:t>
      </w:r>
      <w:proofErr w:type="spellEnd"/>
      <w:r w:rsidRPr="002F43FC">
        <w:rPr>
          <w:lang w:val="en-GB"/>
        </w:rPr>
        <w:t xml:space="preserve">, and Nathalie Pettorelli. 2022. “Monitoring rewilding from space: The Knepp estate as a case study.” </w:t>
      </w:r>
      <w:r w:rsidRPr="002F43FC">
        <w:rPr>
          <w:i/>
          <w:iCs/>
          <w:lang w:val="en-GB"/>
        </w:rPr>
        <w:t>Journal of Environmental Management</w:t>
      </w:r>
      <w:r w:rsidRPr="002F43FC">
        <w:rPr>
          <w:lang w:val="en-GB"/>
        </w:rPr>
        <w:t xml:space="preserve"> 312: 114867. </w:t>
      </w:r>
      <w:hyperlink r:id="rId32">
        <w:r w:rsidRPr="002F43FC" w:rsidR="00143878">
          <w:rPr>
            <w:rStyle w:val="Hyperlink"/>
            <w:lang w:val="en-GB"/>
          </w:rPr>
          <w:t>https://doi.org/10.1016/j.jenvman.2022.114867</w:t>
        </w:r>
      </w:hyperlink>
      <w:r w:rsidRPr="002F43FC">
        <w:rPr>
          <w:lang w:val="en-GB"/>
        </w:rPr>
        <w:t>.</w:t>
      </w:r>
    </w:p>
    <w:p w:rsidRPr="002F43FC" w:rsidR="00143878" w:rsidRDefault="00D45851" w14:paraId="48B3D6E0" w14:textId="77777777">
      <w:pPr>
        <w:pStyle w:val="Bibliography"/>
        <w:rPr>
          <w:lang w:val="en-GB"/>
        </w:rPr>
      </w:pPr>
      <w:bookmarkStart w:name="ref-Skidmore2015" w:id="79"/>
      <w:bookmarkEnd w:id="78"/>
      <w:r w:rsidRPr="002F43FC">
        <w:rPr>
          <w:lang w:val="en-GB"/>
        </w:rPr>
        <w:t xml:space="preserve">Skidmore, Andrew K, Nathalie Pettorelli, Nicholas C Coops, Gary N Geller, Matthew Hansen, Richard Lucas, Caspar A </w:t>
      </w:r>
      <w:proofErr w:type="spellStart"/>
      <w:r w:rsidRPr="002F43FC">
        <w:rPr>
          <w:lang w:val="en-GB"/>
        </w:rPr>
        <w:t>Mücher</w:t>
      </w:r>
      <w:proofErr w:type="spellEnd"/>
      <w:r w:rsidRPr="002F43FC">
        <w:rPr>
          <w:lang w:val="en-GB"/>
        </w:rPr>
        <w:t xml:space="preserve">, et al. 2015. “Environmental science: Agree on biodiversity metrics to track from space.” </w:t>
      </w:r>
      <w:r w:rsidRPr="002F43FC">
        <w:rPr>
          <w:i/>
          <w:iCs/>
          <w:lang w:val="en-GB"/>
        </w:rPr>
        <w:t>Nature</w:t>
      </w:r>
      <w:r w:rsidRPr="002F43FC">
        <w:rPr>
          <w:lang w:val="en-GB"/>
        </w:rPr>
        <w:t xml:space="preserve"> 523 (7561): 403–5. </w:t>
      </w:r>
      <w:hyperlink r:id="rId33">
        <w:r w:rsidRPr="002F43FC" w:rsidR="00143878">
          <w:rPr>
            <w:rStyle w:val="Hyperlink"/>
            <w:lang w:val="en-GB"/>
          </w:rPr>
          <w:t>https://doi.org/10.1038/523403a</w:t>
        </w:r>
      </w:hyperlink>
      <w:r w:rsidRPr="002F43FC">
        <w:rPr>
          <w:lang w:val="en-GB"/>
        </w:rPr>
        <w:t>.</w:t>
      </w:r>
    </w:p>
    <w:p w:rsidR="00143878" w:rsidRDefault="00D45851" w14:paraId="05184FE3" w14:textId="77777777">
      <w:pPr>
        <w:pStyle w:val="Bibliography"/>
        <w:rPr>
          <w:lang w:val="en-GB"/>
        </w:rPr>
      </w:pPr>
      <w:bookmarkStart w:name="ref-Zhang2022" w:id="80"/>
      <w:bookmarkEnd w:id="79"/>
      <w:r w:rsidRPr="002F43FC">
        <w:rPr>
          <w:lang w:val="en-GB"/>
        </w:rPr>
        <w:t xml:space="preserve">Zhang, Yixin, </w:t>
      </w:r>
      <w:proofErr w:type="spellStart"/>
      <w:r w:rsidRPr="002F43FC">
        <w:rPr>
          <w:lang w:val="en-GB"/>
        </w:rPr>
        <w:t>Zhenhong</w:t>
      </w:r>
      <w:proofErr w:type="spellEnd"/>
      <w:r w:rsidRPr="002F43FC">
        <w:rPr>
          <w:lang w:val="en-GB"/>
        </w:rPr>
        <w:t xml:space="preserve"> Wang, </w:t>
      </w:r>
      <w:proofErr w:type="spellStart"/>
      <w:r w:rsidRPr="002F43FC">
        <w:rPr>
          <w:lang w:val="en-GB"/>
        </w:rPr>
        <w:t>Yonglong</w:t>
      </w:r>
      <w:proofErr w:type="spellEnd"/>
      <w:r w:rsidRPr="002F43FC">
        <w:rPr>
          <w:lang w:val="en-GB"/>
        </w:rPr>
        <w:t xml:space="preserve"> Lu, and Li Zuo. 2022. “Editorial: Biodiversity, Ecosystem Functions and Services: Interrelationship with Environmental and Human Health.” </w:t>
      </w:r>
      <w:r w:rsidRPr="002F43FC">
        <w:rPr>
          <w:i/>
          <w:iCs/>
          <w:lang w:val="en-GB"/>
        </w:rPr>
        <w:t>Frontiers in Ecology and Evolution</w:t>
      </w:r>
      <w:r w:rsidRPr="002F43FC">
        <w:rPr>
          <w:lang w:val="en-GB"/>
        </w:rPr>
        <w:t xml:space="preserve"> 10. </w:t>
      </w:r>
      <w:hyperlink r:id="rId34">
        <w:r w:rsidRPr="002F43FC" w:rsidR="00143878">
          <w:rPr>
            <w:rStyle w:val="Hyperlink"/>
            <w:lang w:val="en-GB"/>
          </w:rPr>
          <w:t>https://doi.org/10.3389/fevo.2022.1086408</w:t>
        </w:r>
      </w:hyperlink>
      <w:r w:rsidRPr="002F43FC">
        <w:rPr>
          <w:lang w:val="en-GB"/>
        </w:rPr>
        <w:t>.</w:t>
      </w:r>
      <w:bookmarkEnd w:id="64"/>
      <w:bookmarkEnd w:id="66"/>
      <w:bookmarkEnd w:id="80"/>
    </w:p>
    <w:p w:rsidR="00326014" w:rsidP="00326014" w:rsidRDefault="00326014" w14:paraId="7ED58C2F" w14:textId="602CC894">
      <w:pPr>
        <w:pStyle w:val="Heading1"/>
      </w:pPr>
      <w:proofErr w:type="spellStart"/>
      <w:r>
        <w:t>Postprint</w:t>
      </w:r>
      <w:proofErr w:type="spellEnd"/>
      <w:r>
        <w:t xml:space="preserve"> References:</w:t>
      </w:r>
    </w:p>
    <w:sdt>
      <w:sdtPr>
        <w:rPr>
          <w:color w:val="000000"/>
        </w:rPr>
        <w:tag w:val="MENDELEY_BIBLIOGRAPHY"/>
        <w:id w:val="-511915438"/>
        <w:placeholder>
          <w:docPart w:val="DefaultPlaceholder_-1854013440"/>
        </w:placeholder>
      </w:sdtPr>
      <w:sdtEndPr>
        <w:rPr>
          <w:color w:val="000000" w:themeColor="text1"/>
        </w:rPr>
      </w:sdtEndPr>
      <w:sdtContent>
        <w:p w:rsidR="00F47BCD" w:rsidRDefault="00F47BCD" w14:paraId="1782E559" w14:textId="77777777">
          <w:pPr>
            <w:autoSpaceDE w:val="0"/>
            <w:autoSpaceDN w:val="0"/>
            <w:ind w:hanging="480"/>
            <w:divId w:val="1753546963"/>
            <w:rPr>
              <w:rFonts w:eastAsia="Times New Roman"/>
              <w:sz w:val="24"/>
              <w:szCs w:val="24"/>
            </w:rPr>
          </w:pPr>
          <w:r>
            <w:rPr>
              <w:rFonts w:eastAsia="Times New Roman"/>
            </w:rPr>
            <w:t>Botta-</w:t>
          </w:r>
          <w:proofErr w:type="spellStart"/>
          <w:r>
            <w:rPr>
              <w:rFonts w:eastAsia="Times New Roman"/>
            </w:rPr>
            <w:t>Dukát</w:t>
          </w:r>
          <w:proofErr w:type="spellEnd"/>
          <w:r>
            <w:rPr>
              <w:rFonts w:eastAsia="Times New Roman"/>
            </w:rPr>
            <w:t xml:space="preserve">, Z. (2005). Rao’s quadratic entropy as a measure of functional diversity based on multiple traits. </w:t>
          </w:r>
          <w:r>
            <w:rPr>
              <w:rFonts w:eastAsia="Times New Roman"/>
              <w:i/>
              <w:iCs/>
            </w:rPr>
            <w:t>Journal of Vegetation Science</w:t>
          </w:r>
          <w:r>
            <w:rPr>
              <w:rFonts w:eastAsia="Times New Roman"/>
            </w:rPr>
            <w:t xml:space="preserve">, </w:t>
          </w:r>
          <w:r>
            <w:rPr>
              <w:rFonts w:eastAsia="Times New Roman"/>
              <w:i/>
              <w:iCs/>
            </w:rPr>
            <w:t>16</w:t>
          </w:r>
          <w:r>
            <w:rPr>
              <w:rFonts w:eastAsia="Times New Roman"/>
            </w:rPr>
            <w:t>(5), 533–540. https://doi.org/https://doi.org/10.1111/j.1654-1103.2005.tb02393.x</w:t>
          </w:r>
        </w:p>
        <w:p w:rsidR="00F47BCD" w:rsidRDefault="00F47BCD" w14:paraId="13A53F9B" w14:textId="77777777">
          <w:pPr>
            <w:autoSpaceDE w:val="0"/>
            <w:autoSpaceDN w:val="0"/>
            <w:ind w:hanging="480"/>
            <w:divId w:val="1369182211"/>
            <w:rPr>
              <w:rFonts w:eastAsia="Times New Roman"/>
            </w:rPr>
          </w:pPr>
          <w:proofErr w:type="spellStart"/>
          <w:r>
            <w:rPr>
              <w:rFonts w:eastAsia="Times New Roman"/>
            </w:rPr>
            <w:t>Delavaux</w:t>
          </w:r>
          <w:proofErr w:type="spellEnd"/>
          <w:r>
            <w:rPr>
              <w:rFonts w:eastAsia="Times New Roman"/>
            </w:rPr>
            <w:t xml:space="preserve">, C. S., Crowther, T. W., Zohner, C. M., </w:t>
          </w:r>
          <w:proofErr w:type="spellStart"/>
          <w:r>
            <w:rPr>
              <w:rFonts w:eastAsia="Times New Roman"/>
            </w:rPr>
            <w:t>Robmann</w:t>
          </w:r>
          <w:proofErr w:type="spellEnd"/>
          <w:r>
            <w:rPr>
              <w:rFonts w:eastAsia="Times New Roman"/>
            </w:rPr>
            <w:t xml:space="preserve">, N. M., Lauber, T., van den </w:t>
          </w:r>
          <w:proofErr w:type="spellStart"/>
          <w:r>
            <w:rPr>
              <w:rFonts w:eastAsia="Times New Roman"/>
            </w:rPr>
            <w:t>Hoogen</w:t>
          </w:r>
          <w:proofErr w:type="spellEnd"/>
          <w:r>
            <w:rPr>
              <w:rFonts w:eastAsia="Times New Roman"/>
            </w:rPr>
            <w:t xml:space="preserve">, J., </w:t>
          </w:r>
          <w:proofErr w:type="spellStart"/>
          <w:r>
            <w:rPr>
              <w:rFonts w:eastAsia="Times New Roman"/>
            </w:rPr>
            <w:t>Kuebbing</w:t>
          </w:r>
          <w:proofErr w:type="spellEnd"/>
          <w:r>
            <w:rPr>
              <w:rFonts w:eastAsia="Times New Roman"/>
            </w:rPr>
            <w:t xml:space="preserve">, S., Liang, J., de-Miguel, S., </w:t>
          </w:r>
          <w:proofErr w:type="spellStart"/>
          <w:r>
            <w:rPr>
              <w:rFonts w:eastAsia="Times New Roman"/>
            </w:rPr>
            <w:t>Nabuurs</w:t>
          </w:r>
          <w:proofErr w:type="spellEnd"/>
          <w:r>
            <w:rPr>
              <w:rFonts w:eastAsia="Times New Roman"/>
            </w:rPr>
            <w:t xml:space="preserve">, G.-J., Reich, P. B., Abegg, M., Adou Yao, Y. C., Alberti, G., Almeyda Zambrano, A. M., Alvarado, B. V., Alvarez-Dávila, E., Alvarez-Loayza, P., Alves, L. F., … Maynard, D. S. (2023). Native diversity buffers against severity of non-native tree invasions. </w:t>
          </w:r>
          <w:r>
            <w:rPr>
              <w:rFonts w:eastAsia="Times New Roman"/>
              <w:i/>
              <w:iCs/>
            </w:rPr>
            <w:t>Nature</w:t>
          </w:r>
          <w:r>
            <w:rPr>
              <w:rFonts w:eastAsia="Times New Roman"/>
            </w:rPr>
            <w:t xml:space="preserve">, </w:t>
          </w:r>
          <w:r>
            <w:rPr>
              <w:rFonts w:eastAsia="Times New Roman"/>
              <w:i/>
              <w:iCs/>
            </w:rPr>
            <w:t>621</w:t>
          </w:r>
          <w:r>
            <w:rPr>
              <w:rFonts w:eastAsia="Times New Roman"/>
            </w:rPr>
            <w:t>(7980), 773–781. https://doi.org/10.1038/s41586-023-06440-7</w:t>
          </w:r>
        </w:p>
        <w:p w:rsidR="00F47BCD" w:rsidRDefault="00F47BCD" w14:paraId="4585E098" w14:textId="77777777">
          <w:pPr>
            <w:autoSpaceDE w:val="0"/>
            <w:autoSpaceDN w:val="0"/>
            <w:ind w:hanging="480"/>
            <w:divId w:val="1781801982"/>
            <w:rPr>
              <w:rFonts w:eastAsia="Times New Roman"/>
            </w:rPr>
          </w:pPr>
          <w:r>
            <w:rPr>
              <w:rFonts w:eastAsia="Times New Roman"/>
            </w:rPr>
            <w:t xml:space="preserve">Dempsey, B. (2021). Everything under control? Comparing Knepp Estate rewilding project with “traditional” nature conservation. </w:t>
          </w:r>
          <w:proofErr w:type="spellStart"/>
          <w:r>
            <w:rPr>
              <w:rFonts w:eastAsia="Times New Roman"/>
              <w:i/>
              <w:iCs/>
            </w:rPr>
            <w:t>PLoS</w:t>
          </w:r>
          <w:proofErr w:type="spellEnd"/>
          <w:r>
            <w:rPr>
              <w:rFonts w:eastAsia="Times New Roman"/>
              <w:i/>
              <w:iCs/>
            </w:rPr>
            <w:t xml:space="preserve"> ONE</w:t>
          </w:r>
          <w:r>
            <w:rPr>
              <w:rFonts w:eastAsia="Times New Roman"/>
            </w:rPr>
            <w:t xml:space="preserve">, </w:t>
          </w:r>
          <w:r>
            <w:rPr>
              <w:rFonts w:eastAsia="Times New Roman"/>
              <w:i/>
              <w:iCs/>
            </w:rPr>
            <w:t>16</w:t>
          </w:r>
          <w:r>
            <w:rPr>
              <w:rFonts w:eastAsia="Times New Roman"/>
            </w:rPr>
            <w:t>(6 June), 1–24. https://doi.org/10.1371/journal.pone.0241160</w:t>
          </w:r>
        </w:p>
        <w:p w:rsidR="00F47BCD" w:rsidRDefault="00F47BCD" w14:paraId="3C060567" w14:textId="77777777">
          <w:pPr>
            <w:autoSpaceDE w:val="0"/>
            <w:autoSpaceDN w:val="0"/>
            <w:ind w:hanging="480"/>
            <w:divId w:val="645091836"/>
            <w:rPr>
              <w:rFonts w:eastAsia="Times New Roman"/>
            </w:rPr>
          </w:pPr>
          <w:r>
            <w:rPr>
              <w:rFonts w:eastAsia="Times New Roman"/>
            </w:rPr>
            <w:t xml:space="preserve">Fu, Y. H., Piao, S., Zhou, X., Geng, X., Hao, F., </w:t>
          </w:r>
          <w:proofErr w:type="spellStart"/>
          <w:r>
            <w:rPr>
              <w:rFonts w:eastAsia="Times New Roman"/>
            </w:rPr>
            <w:t>Vitasse</w:t>
          </w:r>
          <w:proofErr w:type="spellEnd"/>
          <w:r>
            <w:rPr>
              <w:rFonts w:eastAsia="Times New Roman"/>
            </w:rPr>
            <w:t xml:space="preserve">, Y., &amp; Janssens, I. A. (2019). Short photoperiod reduces the temperature sensitivity of leaf-out in saplings of Fagus sylvatica but not in horse chestnut. </w:t>
          </w:r>
          <w:r>
            <w:rPr>
              <w:rFonts w:eastAsia="Times New Roman"/>
              <w:i/>
              <w:iCs/>
            </w:rPr>
            <w:t>Global Change Biology</w:t>
          </w:r>
          <w:r>
            <w:rPr>
              <w:rFonts w:eastAsia="Times New Roman"/>
            </w:rPr>
            <w:t xml:space="preserve">, </w:t>
          </w:r>
          <w:r>
            <w:rPr>
              <w:rFonts w:eastAsia="Times New Roman"/>
              <w:i/>
              <w:iCs/>
            </w:rPr>
            <w:t>25</w:t>
          </w:r>
          <w:r>
            <w:rPr>
              <w:rFonts w:eastAsia="Times New Roman"/>
            </w:rPr>
            <w:t>(5), 1696–1703. https://doi.org/10.1111/gcb.14599</w:t>
          </w:r>
        </w:p>
        <w:p w:rsidR="00F47BCD" w:rsidRDefault="00F47BCD" w14:paraId="4E0A269F" w14:textId="77777777">
          <w:pPr>
            <w:autoSpaceDE w:val="0"/>
            <w:autoSpaceDN w:val="0"/>
            <w:ind w:hanging="480"/>
            <w:divId w:val="76949843"/>
            <w:rPr>
              <w:rFonts w:eastAsia="Times New Roman"/>
            </w:rPr>
          </w:pPr>
          <w:r>
            <w:rPr>
              <w:rFonts w:eastAsia="Times New Roman"/>
            </w:rPr>
            <w:t xml:space="preserve">Klosterman, S. T., </w:t>
          </w:r>
          <w:proofErr w:type="spellStart"/>
          <w:r>
            <w:rPr>
              <w:rFonts w:eastAsia="Times New Roman"/>
            </w:rPr>
            <w:t>Hufkens</w:t>
          </w:r>
          <w:proofErr w:type="spellEnd"/>
          <w:r>
            <w:rPr>
              <w:rFonts w:eastAsia="Times New Roman"/>
            </w:rPr>
            <w:t xml:space="preserve">, K., Gray, J. M., Melaas, E., Sonnentag, O., Lavine, I., Mitchell, L., Norman, R., Friedl, M. A., &amp; Richardson, A. D. (2014). Evaluating remote sensing of deciduous forest phenology at multiple spatial scales using </w:t>
          </w:r>
          <w:proofErr w:type="spellStart"/>
          <w:r>
            <w:rPr>
              <w:rFonts w:eastAsia="Times New Roman"/>
            </w:rPr>
            <w:t>PhenoCam</w:t>
          </w:r>
          <w:proofErr w:type="spellEnd"/>
          <w:r>
            <w:rPr>
              <w:rFonts w:eastAsia="Times New Roman"/>
            </w:rPr>
            <w:t xml:space="preserve"> imagery. </w:t>
          </w:r>
          <w:proofErr w:type="spellStart"/>
          <w:r>
            <w:rPr>
              <w:rFonts w:eastAsia="Times New Roman"/>
              <w:i/>
              <w:iCs/>
            </w:rPr>
            <w:t>Biogeosciences</w:t>
          </w:r>
          <w:proofErr w:type="spellEnd"/>
          <w:r>
            <w:rPr>
              <w:rFonts w:eastAsia="Times New Roman"/>
            </w:rPr>
            <w:t xml:space="preserve">, </w:t>
          </w:r>
          <w:r>
            <w:rPr>
              <w:rFonts w:eastAsia="Times New Roman"/>
              <w:i/>
              <w:iCs/>
            </w:rPr>
            <w:t>11</w:t>
          </w:r>
          <w:r>
            <w:rPr>
              <w:rFonts w:eastAsia="Times New Roman"/>
            </w:rPr>
            <w:t>(16), 4305–4320. https://doi.org/10.5194/bg-11-4305-2014</w:t>
          </w:r>
        </w:p>
        <w:p w:rsidR="00F47BCD" w:rsidRDefault="00F47BCD" w14:paraId="7678724E" w14:textId="77777777">
          <w:pPr>
            <w:autoSpaceDE w:val="0"/>
            <w:autoSpaceDN w:val="0"/>
            <w:ind w:hanging="480"/>
            <w:divId w:val="367949468"/>
            <w:rPr>
              <w:rFonts w:eastAsia="Times New Roman"/>
            </w:rPr>
          </w:pPr>
          <w:r>
            <w:rPr>
              <w:rFonts w:eastAsia="Times New Roman"/>
            </w:rPr>
            <w:t xml:space="preserve">Mace, G. M., Norris, K., &amp; Fitter, A. H. (2012). Biodiversity and ecosystem services: a multilayered relationship. </w:t>
          </w:r>
          <w:r>
            <w:rPr>
              <w:rFonts w:eastAsia="Times New Roman"/>
              <w:i/>
              <w:iCs/>
            </w:rPr>
            <w:t>Trends in Ecology &amp; Evolution</w:t>
          </w:r>
          <w:r>
            <w:rPr>
              <w:rFonts w:eastAsia="Times New Roman"/>
            </w:rPr>
            <w:t xml:space="preserve">, </w:t>
          </w:r>
          <w:r>
            <w:rPr>
              <w:rFonts w:eastAsia="Times New Roman"/>
              <w:i/>
              <w:iCs/>
            </w:rPr>
            <w:t>27</w:t>
          </w:r>
          <w:r>
            <w:rPr>
              <w:rFonts w:eastAsia="Times New Roman"/>
            </w:rPr>
            <w:t>(1), 19–26. https://doi.org/https://doi.org/10.1016/j.tree.2011.08.006</w:t>
          </w:r>
        </w:p>
        <w:p w:rsidR="00F47BCD" w:rsidRDefault="00F47BCD" w14:paraId="05C624A8" w14:textId="77777777">
          <w:pPr>
            <w:autoSpaceDE w:val="0"/>
            <w:autoSpaceDN w:val="0"/>
            <w:ind w:hanging="480"/>
            <w:divId w:val="1237936559"/>
            <w:rPr>
              <w:rFonts w:eastAsia="Times New Roman"/>
            </w:rPr>
          </w:pPr>
          <w:r>
            <w:rPr>
              <w:rFonts w:eastAsia="Times New Roman"/>
            </w:rPr>
            <w:t xml:space="preserve">Madonsela, S., Cho, M. A., </w:t>
          </w:r>
          <w:proofErr w:type="spellStart"/>
          <w:r>
            <w:rPr>
              <w:rFonts w:eastAsia="Times New Roman"/>
            </w:rPr>
            <w:t>Ramoelo</w:t>
          </w:r>
          <w:proofErr w:type="spellEnd"/>
          <w:r>
            <w:rPr>
              <w:rFonts w:eastAsia="Times New Roman"/>
            </w:rPr>
            <w:t xml:space="preserve">, A., &amp; Mutanga, O. (2017). Remote sensing of species diversity using Landsat 8 spectral variables. </w:t>
          </w:r>
          <w:r>
            <w:rPr>
              <w:rFonts w:eastAsia="Times New Roman"/>
              <w:i/>
              <w:iCs/>
            </w:rPr>
            <w:t>ISPRS Journal of Photogrammetry and Remote Sensing</w:t>
          </w:r>
          <w:r>
            <w:rPr>
              <w:rFonts w:eastAsia="Times New Roman"/>
            </w:rPr>
            <w:t xml:space="preserve">, </w:t>
          </w:r>
          <w:r>
            <w:rPr>
              <w:rFonts w:eastAsia="Times New Roman"/>
              <w:i/>
              <w:iCs/>
            </w:rPr>
            <w:t>133</w:t>
          </w:r>
          <w:r>
            <w:rPr>
              <w:rFonts w:eastAsia="Times New Roman"/>
            </w:rPr>
            <w:t>, 116–127. https://doi.org/https://doi.org/10.1016/j.isprsjprs.2017.10.008</w:t>
          </w:r>
        </w:p>
        <w:p w:rsidR="00F47BCD" w:rsidRDefault="00F47BCD" w14:paraId="1D79007F" w14:textId="77777777">
          <w:pPr>
            <w:autoSpaceDE w:val="0"/>
            <w:autoSpaceDN w:val="0"/>
            <w:ind w:hanging="480"/>
            <w:divId w:val="940062972"/>
            <w:rPr>
              <w:rFonts w:eastAsia="Times New Roman"/>
            </w:rPr>
          </w:pPr>
          <w:r>
            <w:rPr>
              <w:rFonts w:eastAsia="Times New Roman"/>
            </w:rPr>
            <w:t xml:space="preserve">Maus, V. (2023). </w:t>
          </w:r>
          <w:proofErr w:type="spellStart"/>
          <w:r>
            <w:rPr>
              <w:rFonts w:eastAsia="Times New Roman"/>
              <w:i/>
              <w:iCs/>
            </w:rPr>
            <w:t>twdtw</w:t>
          </w:r>
          <w:proofErr w:type="spellEnd"/>
          <w:r>
            <w:rPr>
              <w:rFonts w:eastAsia="Times New Roman"/>
              <w:i/>
              <w:iCs/>
            </w:rPr>
            <w:t>: Time-Weighted Dynamic Time Warping</w:t>
          </w:r>
          <w:r>
            <w:rPr>
              <w:rFonts w:eastAsia="Times New Roman"/>
            </w:rPr>
            <w:t>. https://cran.r-project.org/package=twdtw</w:t>
          </w:r>
        </w:p>
        <w:p w:rsidR="00F47BCD" w:rsidRDefault="00F47BCD" w14:paraId="4614DC35" w14:textId="77777777">
          <w:pPr>
            <w:autoSpaceDE w:val="0"/>
            <w:autoSpaceDN w:val="0"/>
            <w:ind w:hanging="480"/>
            <w:divId w:val="93982333"/>
            <w:rPr>
              <w:rFonts w:eastAsia="Times New Roman"/>
            </w:rPr>
          </w:pPr>
          <w:r>
            <w:rPr>
              <w:rFonts w:eastAsia="Times New Roman"/>
            </w:rPr>
            <w:t xml:space="preserve">Maus, V., Câmara, G., Cartaxo, R., Sanchez, A., Ramos, F. M., &amp; Queiroz, G. R. de. (2016). A Time-Weighted Dynamic Time Warping Method for Land-Use and Land-Cover Mapping. </w:t>
          </w:r>
          <w:r>
            <w:rPr>
              <w:rFonts w:eastAsia="Times New Roman"/>
              <w:i/>
              <w:iCs/>
            </w:rPr>
            <w:t>IEEE Journal of Selected Topics in Applied Earth Observations and Remote Sensing</w:t>
          </w:r>
          <w:r>
            <w:rPr>
              <w:rFonts w:eastAsia="Times New Roman"/>
            </w:rPr>
            <w:t xml:space="preserve">, </w:t>
          </w:r>
          <w:r>
            <w:rPr>
              <w:rFonts w:eastAsia="Times New Roman"/>
              <w:i/>
              <w:iCs/>
            </w:rPr>
            <w:t>9</w:t>
          </w:r>
          <w:r>
            <w:rPr>
              <w:rFonts w:eastAsia="Times New Roman"/>
            </w:rPr>
            <w:t>(8), 3729–3739. https://doi.org/10.1109/JSTARS.2016.2517118</w:t>
          </w:r>
        </w:p>
        <w:p w:rsidR="00F47BCD" w:rsidRDefault="00F47BCD" w14:paraId="2950AF74" w14:textId="77777777">
          <w:pPr>
            <w:autoSpaceDE w:val="0"/>
            <w:autoSpaceDN w:val="0"/>
            <w:ind w:hanging="480"/>
            <w:divId w:val="979730306"/>
            <w:rPr>
              <w:rFonts w:eastAsia="Times New Roman"/>
            </w:rPr>
          </w:pPr>
          <w:r>
            <w:rPr>
              <w:rFonts w:eastAsia="Times New Roman"/>
            </w:rPr>
            <w:t xml:space="preserve">Pettorelli, N., Safi, K., &amp; Turner, W. (2014). Satellite remote sensing, biodiversity research and conservation of the future. </w:t>
          </w:r>
          <w:r>
            <w:rPr>
              <w:rFonts w:eastAsia="Times New Roman"/>
              <w:i/>
              <w:iCs/>
            </w:rPr>
            <w:t>Philosophical Transactions of the Royal Society B: Biological Sciences</w:t>
          </w:r>
          <w:r>
            <w:rPr>
              <w:rFonts w:eastAsia="Times New Roman"/>
            </w:rPr>
            <w:t xml:space="preserve">, </w:t>
          </w:r>
          <w:r>
            <w:rPr>
              <w:rFonts w:eastAsia="Times New Roman"/>
              <w:i/>
              <w:iCs/>
            </w:rPr>
            <w:t>369</w:t>
          </w:r>
          <w:r>
            <w:rPr>
              <w:rFonts w:eastAsia="Times New Roman"/>
            </w:rPr>
            <w:t>(1643), 20130190. https://doi.org/10.1098/rstb.2013.0190</w:t>
          </w:r>
        </w:p>
        <w:p w:rsidR="00F47BCD" w:rsidRDefault="00F47BCD" w14:paraId="1767B296" w14:textId="77777777">
          <w:pPr>
            <w:autoSpaceDE w:val="0"/>
            <w:autoSpaceDN w:val="0"/>
            <w:ind w:hanging="480"/>
            <w:divId w:val="625308661"/>
            <w:rPr>
              <w:rFonts w:eastAsia="Times New Roman"/>
            </w:rPr>
          </w:pPr>
          <w:proofErr w:type="spellStart"/>
          <w:r>
            <w:rPr>
              <w:rFonts w:eastAsia="Times New Roman"/>
            </w:rPr>
            <w:t>Rocchini</w:t>
          </w:r>
          <w:proofErr w:type="spellEnd"/>
          <w:r>
            <w:rPr>
              <w:rFonts w:eastAsia="Times New Roman"/>
            </w:rPr>
            <w:t xml:space="preserve">, D. (2007). Effects of spatial and spectral resolution in estimating ecosystem α-diversity by satellite imagery. </w:t>
          </w:r>
          <w:r>
            <w:rPr>
              <w:rFonts w:eastAsia="Times New Roman"/>
              <w:i/>
              <w:iCs/>
            </w:rPr>
            <w:t>Remote Sensing of Environment</w:t>
          </w:r>
          <w:r>
            <w:rPr>
              <w:rFonts w:eastAsia="Times New Roman"/>
            </w:rPr>
            <w:t xml:space="preserve">, </w:t>
          </w:r>
          <w:r>
            <w:rPr>
              <w:rFonts w:eastAsia="Times New Roman"/>
              <w:i/>
              <w:iCs/>
            </w:rPr>
            <w:t>111</w:t>
          </w:r>
          <w:r>
            <w:rPr>
              <w:rFonts w:eastAsia="Times New Roman"/>
            </w:rPr>
            <w:t>(4), 423–434. https://doi.org/https://doi.org/10.1016/j.rse.2007.03.018</w:t>
          </w:r>
        </w:p>
        <w:p w:rsidR="00F47BCD" w:rsidRDefault="00F47BCD" w14:paraId="003AD5E0" w14:textId="77777777">
          <w:pPr>
            <w:autoSpaceDE w:val="0"/>
            <w:autoSpaceDN w:val="0"/>
            <w:ind w:hanging="480"/>
            <w:divId w:val="2142307647"/>
            <w:rPr>
              <w:rFonts w:eastAsia="Times New Roman"/>
            </w:rPr>
          </w:pPr>
          <w:proofErr w:type="spellStart"/>
          <w:r>
            <w:rPr>
              <w:rFonts w:eastAsia="Times New Roman"/>
            </w:rPr>
            <w:t>Rocchini</w:t>
          </w:r>
          <w:proofErr w:type="spellEnd"/>
          <w:r>
            <w:rPr>
              <w:rFonts w:eastAsia="Times New Roman"/>
            </w:rPr>
            <w:t xml:space="preserve">, D., Marcantonio, M., &amp; Ricotta, C. (2017). Measuring Rao’s Q diversity index from remote sensing: An open source solution. </w:t>
          </w:r>
          <w:r>
            <w:rPr>
              <w:rFonts w:eastAsia="Times New Roman"/>
              <w:i/>
              <w:iCs/>
            </w:rPr>
            <w:t>Ecological Indicators</w:t>
          </w:r>
          <w:r>
            <w:rPr>
              <w:rFonts w:eastAsia="Times New Roman"/>
            </w:rPr>
            <w:t xml:space="preserve">, </w:t>
          </w:r>
          <w:r>
            <w:rPr>
              <w:rFonts w:eastAsia="Times New Roman"/>
              <w:i/>
              <w:iCs/>
            </w:rPr>
            <w:t>72</w:t>
          </w:r>
          <w:r>
            <w:rPr>
              <w:rFonts w:eastAsia="Times New Roman"/>
            </w:rPr>
            <w:t>, 234–238. https://doi.org/https://doi.org/10.1016/j.ecolind.2016.07.039</w:t>
          </w:r>
        </w:p>
        <w:p w:rsidR="00F47BCD" w:rsidRDefault="00F47BCD" w14:paraId="6C2B9A62" w14:textId="77777777">
          <w:pPr>
            <w:autoSpaceDE w:val="0"/>
            <w:autoSpaceDN w:val="0"/>
            <w:ind w:hanging="480"/>
            <w:divId w:val="390539403"/>
            <w:rPr>
              <w:rFonts w:eastAsia="Times New Roman"/>
            </w:rPr>
          </w:pPr>
          <w:proofErr w:type="spellStart"/>
          <w:r>
            <w:rPr>
              <w:rFonts w:eastAsia="Times New Roman"/>
            </w:rPr>
            <w:t>Rocchini</w:t>
          </w:r>
          <w:proofErr w:type="spellEnd"/>
          <w:r>
            <w:rPr>
              <w:rFonts w:eastAsia="Times New Roman"/>
            </w:rPr>
            <w:t xml:space="preserve">, D., </w:t>
          </w:r>
          <w:proofErr w:type="spellStart"/>
          <w:r>
            <w:rPr>
              <w:rFonts w:eastAsia="Times New Roman"/>
            </w:rPr>
            <w:t>Thouverai</w:t>
          </w:r>
          <w:proofErr w:type="spellEnd"/>
          <w:r>
            <w:rPr>
              <w:rFonts w:eastAsia="Times New Roman"/>
            </w:rPr>
            <w:t xml:space="preserve">, E., Marcantonio, M., </w:t>
          </w:r>
          <w:proofErr w:type="spellStart"/>
          <w:r>
            <w:rPr>
              <w:rFonts w:eastAsia="Times New Roman"/>
            </w:rPr>
            <w:t>Iannacito</w:t>
          </w:r>
          <w:proofErr w:type="spellEnd"/>
          <w:r>
            <w:rPr>
              <w:rFonts w:eastAsia="Times New Roman"/>
            </w:rPr>
            <w:t xml:space="preserve">, M., Da Re, D., </w:t>
          </w:r>
          <w:proofErr w:type="spellStart"/>
          <w:r>
            <w:rPr>
              <w:rFonts w:eastAsia="Times New Roman"/>
            </w:rPr>
            <w:t>Torresani</w:t>
          </w:r>
          <w:proofErr w:type="spellEnd"/>
          <w:r>
            <w:rPr>
              <w:rFonts w:eastAsia="Times New Roman"/>
            </w:rPr>
            <w:t xml:space="preserve">, M., </w:t>
          </w:r>
          <w:proofErr w:type="spellStart"/>
          <w:r>
            <w:rPr>
              <w:rFonts w:eastAsia="Times New Roman"/>
            </w:rPr>
            <w:t>Bacaro</w:t>
          </w:r>
          <w:proofErr w:type="spellEnd"/>
          <w:r>
            <w:rPr>
              <w:rFonts w:eastAsia="Times New Roman"/>
            </w:rPr>
            <w:t xml:space="preserve">, G., </w:t>
          </w:r>
          <w:proofErr w:type="spellStart"/>
          <w:r>
            <w:rPr>
              <w:rFonts w:eastAsia="Times New Roman"/>
            </w:rPr>
            <w:t>Bazzichetto</w:t>
          </w:r>
          <w:proofErr w:type="spellEnd"/>
          <w:r>
            <w:rPr>
              <w:rFonts w:eastAsia="Times New Roman"/>
            </w:rPr>
            <w:t xml:space="preserve">, M., Bernardi, A., Foody, G. M., Furrer, R., Kleijn, D., Larsen, S., Lenoir, J., </w:t>
          </w:r>
          <w:proofErr w:type="spellStart"/>
          <w:r>
            <w:rPr>
              <w:rFonts w:eastAsia="Times New Roman"/>
            </w:rPr>
            <w:t>Malavasi</w:t>
          </w:r>
          <w:proofErr w:type="spellEnd"/>
          <w:r>
            <w:rPr>
              <w:rFonts w:eastAsia="Times New Roman"/>
            </w:rPr>
            <w:t xml:space="preserve">, M., Marchetto, E., </w:t>
          </w:r>
          <w:proofErr w:type="spellStart"/>
          <w:r>
            <w:rPr>
              <w:rFonts w:eastAsia="Times New Roman"/>
            </w:rPr>
            <w:t>Messori</w:t>
          </w:r>
          <w:proofErr w:type="spellEnd"/>
          <w:r>
            <w:rPr>
              <w:rFonts w:eastAsia="Times New Roman"/>
            </w:rPr>
            <w:t xml:space="preserve">, F., </w:t>
          </w:r>
          <w:proofErr w:type="spellStart"/>
          <w:r>
            <w:rPr>
              <w:rFonts w:eastAsia="Times New Roman"/>
            </w:rPr>
            <w:t>Montaghi</w:t>
          </w:r>
          <w:proofErr w:type="spellEnd"/>
          <w:r>
            <w:rPr>
              <w:rFonts w:eastAsia="Times New Roman"/>
            </w:rPr>
            <w:t xml:space="preserve">, A., Moudrý, V., … Wegmann, M. (2021). </w:t>
          </w:r>
          <w:proofErr w:type="spellStart"/>
          <w:r>
            <w:rPr>
              <w:rFonts w:eastAsia="Times New Roman"/>
            </w:rPr>
            <w:t>rasterdiv</w:t>
          </w:r>
          <w:proofErr w:type="spellEnd"/>
          <w:r>
            <w:rPr>
              <w:rFonts w:eastAsia="Times New Roman"/>
            </w:rPr>
            <w:t xml:space="preserve">—An Information Theory tailored R package for measuring ecosystem heterogeneity from space: To the origin and back. </w:t>
          </w:r>
          <w:r>
            <w:rPr>
              <w:rFonts w:eastAsia="Times New Roman"/>
              <w:i/>
              <w:iCs/>
            </w:rPr>
            <w:t>Methods in Ecology and Evolution</w:t>
          </w:r>
          <w:r>
            <w:rPr>
              <w:rFonts w:eastAsia="Times New Roman"/>
            </w:rPr>
            <w:t xml:space="preserve">, </w:t>
          </w:r>
          <w:r>
            <w:rPr>
              <w:rFonts w:eastAsia="Times New Roman"/>
              <w:i/>
              <w:iCs/>
            </w:rPr>
            <w:t>12</w:t>
          </w:r>
          <w:r>
            <w:rPr>
              <w:rFonts w:eastAsia="Times New Roman"/>
            </w:rPr>
            <w:t>(6), 1093–1102. https://doi.org/https://doi.org/10.1111/2041-210X.13583</w:t>
          </w:r>
        </w:p>
        <w:p w:rsidR="00F47BCD" w:rsidRDefault="00F47BCD" w14:paraId="5FCEA1A7" w14:textId="77777777">
          <w:pPr>
            <w:autoSpaceDE w:val="0"/>
            <w:autoSpaceDN w:val="0"/>
            <w:ind w:hanging="480"/>
            <w:divId w:val="122578518"/>
            <w:rPr>
              <w:rFonts w:eastAsia="Times New Roman"/>
            </w:rPr>
          </w:pPr>
          <w:r>
            <w:rPr>
              <w:rFonts w:eastAsia="Times New Roman"/>
            </w:rPr>
            <w:t xml:space="preserve">Schulte to </w:t>
          </w:r>
          <w:proofErr w:type="spellStart"/>
          <w:r>
            <w:rPr>
              <w:rFonts w:eastAsia="Times New Roman"/>
            </w:rPr>
            <w:t>Bühne</w:t>
          </w:r>
          <w:proofErr w:type="spellEnd"/>
          <w:r>
            <w:rPr>
              <w:rFonts w:eastAsia="Times New Roman"/>
            </w:rPr>
            <w:t xml:space="preserve">, H., Ross, B., </w:t>
          </w:r>
          <w:proofErr w:type="spellStart"/>
          <w:r>
            <w:rPr>
              <w:rFonts w:eastAsia="Times New Roman"/>
            </w:rPr>
            <w:t>Sandom</w:t>
          </w:r>
          <w:proofErr w:type="spellEnd"/>
          <w:r>
            <w:rPr>
              <w:rFonts w:eastAsia="Times New Roman"/>
            </w:rPr>
            <w:t xml:space="preserve">, C. J., &amp; Pettorelli, N. (2022). Monitoring rewilding from space: The Knepp estate as a case study. </w:t>
          </w:r>
          <w:r>
            <w:rPr>
              <w:rFonts w:eastAsia="Times New Roman"/>
              <w:i/>
              <w:iCs/>
            </w:rPr>
            <w:t>Journal of Environmental Management</w:t>
          </w:r>
          <w:r>
            <w:rPr>
              <w:rFonts w:eastAsia="Times New Roman"/>
            </w:rPr>
            <w:t xml:space="preserve">, </w:t>
          </w:r>
          <w:r>
            <w:rPr>
              <w:rFonts w:eastAsia="Times New Roman"/>
              <w:i/>
              <w:iCs/>
            </w:rPr>
            <w:t>312</w:t>
          </w:r>
          <w:r>
            <w:rPr>
              <w:rFonts w:eastAsia="Times New Roman"/>
            </w:rPr>
            <w:t>, 114867. https://doi.org/https://doi.org/10.1016/j.jenvman.2022.114867</w:t>
          </w:r>
        </w:p>
        <w:p w:rsidR="00F47BCD" w:rsidRDefault="00F47BCD" w14:paraId="151C7C3B" w14:textId="77777777">
          <w:pPr>
            <w:autoSpaceDE w:val="0"/>
            <w:autoSpaceDN w:val="0"/>
            <w:ind w:hanging="480"/>
            <w:divId w:val="1938980221"/>
            <w:rPr>
              <w:rFonts w:eastAsia="Times New Roman"/>
            </w:rPr>
          </w:pPr>
          <w:r>
            <w:rPr>
              <w:rFonts w:eastAsia="Times New Roman"/>
            </w:rPr>
            <w:t xml:space="preserve">Shannon, C. E. (1948). A mathematical theory of communication. </w:t>
          </w:r>
          <w:r>
            <w:rPr>
              <w:rFonts w:eastAsia="Times New Roman"/>
              <w:i/>
              <w:iCs/>
            </w:rPr>
            <w:t>The Bell System Technical Journal</w:t>
          </w:r>
          <w:r>
            <w:rPr>
              <w:rFonts w:eastAsia="Times New Roman"/>
            </w:rPr>
            <w:t xml:space="preserve">, </w:t>
          </w:r>
          <w:r>
            <w:rPr>
              <w:rFonts w:eastAsia="Times New Roman"/>
              <w:i/>
              <w:iCs/>
            </w:rPr>
            <w:t>27</w:t>
          </w:r>
          <w:r>
            <w:rPr>
              <w:rFonts w:eastAsia="Times New Roman"/>
            </w:rPr>
            <w:t>(3), 379–423. https://doi.org/10.1002/j.1538-7305.1948.tb01338.x</w:t>
          </w:r>
        </w:p>
        <w:p w:rsidR="00F47BCD" w:rsidRDefault="00F47BCD" w14:paraId="00D6A0E1" w14:textId="77777777">
          <w:pPr>
            <w:autoSpaceDE w:val="0"/>
            <w:autoSpaceDN w:val="0"/>
            <w:ind w:hanging="480"/>
            <w:divId w:val="1258637116"/>
            <w:rPr>
              <w:rFonts w:eastAsia="Times New Roman"/>
            </w:rPr>
          </w:pPr>
          <w:r>
            <w:rPr>
              <w:rFonts w:eastAsia="Times New Roman"/>
            </w:rPr>
            <w:t xml:space="preserve">Shayle, E., Marcantonio, M., Labadessa, R., Richiardi, C., &amp; Vicario, S. (2024). Phenological Diversity Trends with Remote Sensing </w:t>
          </w:r>
          <w:proofErr w:type="spellStart"/>
          <w:r>
            <w:rPr>
              <w:rFonts w:eastAsia="Times New Roman"/>
            </w:rPr>
            <w:t>Datacubes</w:t>
          </w:r>
          <w:proofErr w:type="spellEnd"/>
          <w:r>
            <w:rPr>
              <w:rFonts w:eastAsia="Times New Roman"/>
            </w:rPr>
            <w:t xml:space="preserve">. </w:t>
          </w:r>
          <w:proofErr w:type="spellStart"/>
          <w:r>
            <w:rPr>
              <w:rFonts w:eastAsia="Times New Roman"/>
              <w:i/>
              <w:iCs/>
            </w:rPr>
            <w:t>BioHackrXiv</w:t>
          </w:r>
          <w:proofErr w:type="spellEnd"/>
          <w:r>
            <w:rPr>
              <w:rFonts w:eastAsia="Times New Roman"/>
            </w:rPr>
            <w:t>, 1–10. https://doi.org/10.37044/osf.io/pqfws</w:t>
          </w:r>
        </w:p>
        <w:p w:rsidR="00F47BCD" w:rsidRDefault="00F47BCD" w14:paraId="44E6891E" w14:textId="77777777">
          <w:pPr>
            <w:autoSpaceDE w:val="0"/>
            <w:autoSpaceDN w:val="0"/>
            <w:ind w:hanging="480"/>
            <w:divId w:val="2079933506"/>
            <w:rPr>
              <w:rFonts w:eastAsia="Times New Roman"/>
            </w:rPr>
          </w:pPr>
          <w:proofErr w:type="spellStart"/>
          <w:r>
            <w:rPr>
              <w:rFonts w:eastAsia="Times New Roman"/>
            </w:rPr>
            <w:t>Torresani</w:t>
          </w:r>
          <w:proofErr w:type="spellEnd"/>
          <w:r>
            <w:rPr>
              <w:rFonts w:eastAsia="Times New Roman"/>
            </w:rPr>
            <w:t xml:space="preserve">, M., </w:t>
          </w:r>
          <w:proofErr w:type="spellStart"/>
          <w:r>
            <w:rPr>
              <w:rFonts w:eastAsia="Times New Roman"/>
            </w:rPr>
            <w:t>Rocchini</w:t>
          </w:r>
          <w:proofErr w:type="spellEnd"/>
          <w:r>
            <w:rPr>
              <w:rFonts w:eastAsia="Times New Roman"/>
            </w:rPr>
            <w:t xml:space="preserve">, D., Sonnenschein, R., </w:t>
          </w:r>
          <w:proofErr w:type="spellStart"/>
          <w:r>
            <w:rPr>
              <w:rFonts w:eastAsia="Times New Roman"/>
            </w:rPr>
            <w:t>Zebisch</w:t>
          </w:r>
          <w:proofErr w:type="spellEnd"/>
          <w:r>
            <w:rPr>
              <w:rFonts w:eastAsia="Times New Roman"/>
            </w:rPr>
            <w:t xml:space="preserve">, M., Marcantonio, M., Ricotta, C., &amp; Tonon, G. (2019). Estimating tree species diversity from space in an alpine conifer forest: The Rao’s Q diversity index meets the spectral variation hypothesis. </w:t>
          </w:r>
          <w:r>
            <w:rPr>
              <w:rFonts w:eastAsia="Times New Roman"/>
              <w:i/>
              <w:iCs/>
            </w:rPr>
            <w:t>Ecological Informatics</w:t>
          </w:r>
          <w:r>
            <w:rPr>
              <w:rFonts w:eastAsia="Times New Roman"/>
            </w:rPr>
            <w:t xml:space="preserve">, </w:t>
          </w:r>
          <w:r>
            <w:rPr>
              <w:rFonts w:eastAsia="Times New Roman"/>
              <w:i/>
              <w:iCs/>
            </w:rPr>
            <w:t>52</w:t>
          </w:r>
          <w:r>
            <w:rPr>
              <w:rFonts w:eastAsia="Times New Roman"/>
            </w:rPr>
            <w:t>(April), 26–34. https://doi.org/10.1016/j.ecoinf.2019.04.001</w:t>
          </w:r>
        </w:p>
        <w:p w:rsidR="00F47BCD" w:rsidRDefault="00F47BCD" w14:paraId="5B271246" w14:textId="77777777">
          <w:pPr>
            <w:autoSpaceDE w:val="0"/>
            <w:autoSpaceDN w:val="0"/>
            <w:ind w:hanging="480"/>
            <w:divId w:val="1360814884"/>
            <w:rPr>
              <w:rFonts w:eastAsia="Times New Roman"/>
            </w:rPr>
          </w:pPr>
          <w:r>
            <w:rPr>
              <w:rFonts w:eastAsia="Times New Roman"/>
            </w:rPr>
            <w:t xml:space="preserve">Zhang, Y., Wang, Z., Lu, Y., &amp; Zuo, L. (2022). Editorial: Biodiversity, ecosystem functions and services: Interrelationship with environmental and human health. </w:t>
          </w:r>
          <w:r>
            <w:rPr>
              <w:rFonts w:eastAsia="Times New Roman"/>
              <w:i/>
              <w:iCs/>
            </w:rPr>
            <w:t>Frontiers in Ecology and Evolution</w:t>
          </w:r>
          <w:r>
            <w:rPr>
              <w:rFonts w:eastAsia="Times New Roman"/>
            </w:rPr>
            <w:t xml:space="preserve">, </w:t>
          </w:r>
          <w:r>
            <w:rPr>
              <w:rFonts w:eastAsia="Times New Roman"/>
              <w:i/>
              <w:iCs/>
            </w:rPr>
            <w:t>10</w:t>
          </w:r>
          <w:r>
            <w:rPr>
              <w:rFonts w:eastAsia="Times New Roman"/>
            </w:rPr>
            <w:t>. https://doi.org/10.3389/fevo.2022.1086408</w:t>
          </w:r>
        </w:p>
        <w:p w:rsidRPr="00326014" w:rsidR="00326014" w:rsidP="00326014" w:rsidRDefault="00F47BCD" w14:paraId="76D506AA" w14:textId="04F4EC96">
          <w:r>
            <w:rPr>
              <w:rFonts w:eastAsia="Times New Roman"/>
            </w:rPr>
            <w:t> </w:t>
          </w:r>
        </w:p>
      </w:sdtContent>
    </w:sdt>
    <w:sectPr w:rsidRPr="00326014" w:rsidR="00326014">
      <w:pgSz w:w="12240" w:h="15840" w:orient="portrait"/>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a" w:author="Gastbenutzer" w:date="2025-11-21T14:40:00Z" w:id="1">
    <w:p w:rsidR="000F28E0" w:rsidRDefault="000F28E0" w14:paraId="72AEE37F" w14:textId="6C0FB2A3">
      <w:pPr>
        <w:pStyle w:val="CommentText"/>
      </w:pPr>
      <w:r>
        <w:rPr>
          <w:rStyle w:val="CommentReference"/>
        </w:rPr>
        <w:annotationRef/>
      </w:r>
      <w:r w:rsidRPr="75C9ACF6">
        <w:t>Time-weighted dynamic time warping of Raos Q: </w:t>
      </w:r>
    </w:p>
    <w:p w:rsidR="000F28E0" w:rsidRDefault="000F28E0" w14:paraId="581FDAEB" w14:textId="276CE175">
      <w:pPr>
        <w:pStyle w:val="CommentText"/>
      </w:pPr>
      <w:r w:rsidRPr="707A7C6A">
        <w:t>- a novel approach to incorporate phenology into land use assessment</w:t>
      </w:r>
    </w:p>
    <w:p w:rsidR="000F28E0" w:rsidRDefault="000F28E0" w14:paraId="2A8D8948" w14:textId="6E952C40">
      <w:pPr>
        <w:pStyle w:val="CommentText"/>
      </w:pPr>
      <w:r w:rsidRPr="7BB6E7DB">
        <w:t>- incorporating phenology into monitoring biodiversity from space</w:t>
      </w:r>
    </w:p>
    <w:p w:rsidR="000F28E0" w:rsidRDefault="000F28E0" w14:paraId="199E8EE4" w14:textId="49F1535A">
      <w:pPr>
        <w:pStyle w:val="CommentText"/>
      </w:pPr>
      <w:r w:rsidRPr="2288AEA0">
        <w:t>- a robust approach to assess phenological diversity </w:t>
      </w:r>
    </w:p>
  </w:comment>
  <w:comment w:initials="Ga" w:author="Gastbenutzer" w:date="2025-11-21T14:40:00Z" w:id="0">
    <w:p w:rsidR="000F28E0" w:rsidRDefault="000F28E0" w14:paraId="1154711A" w14:textId="2038A70C">
      <w:pPr>
        <w:pStyle w:val="CommentText"/>
      </w:pPr>
      <w:r>
        <w:rPr>
          <w:rStyle w:val="CommentReference"/>
        </w:rPr>
        <w:annotationRef/>
      </w:r>
      <w:r w:rsidRPr="4BC2EBFB">
        <w:t>Phenological trends</w:t>
      </w:r>
    </w:p>
  </w:comment>
  <w:comment w:initials="Ga" w:author="Gastbenutzer" w:date="2025-09-11T08:58:00Z" w:id="7">
    <w:p w:rsidRPr="002F43FC" w:rsidR="002C0D7D" w:rsidRDefault="00D45851" w14:paraId="7DDD154A" w14:textId="0E4AD60F">
      <w:pPr>
        <w:rPr>
          <w:lang w:val="en-GB"/>
        </w:rPr>
      </w:pPr>
      <w:r w:rsidRPr="002F43FC">
        <w:rPr>
          <w:lang w:val="en-GB"/>
        </w:rPr>
        <w:annotationRef/>
      </w:r>
      <w:r w:rsidRPr="002F43FC">
        <w:rPr>
          <w:lang w:val="en-GB"/>
        </w:rPr>
        <w:t>We need a clear definition of the problem and why it is relevant.</w:t>
      </w:r>
    </w:p>
  </w:comment>
  <w:comment w:initials="Ga" w:author="Gastbenutzer" w:date="2025-09-11T09:00:00Z" w:id="8">
    <w:p w:rsidR="002C0D7D" w:rsidRDefault="00D45851" w14:paraId="5BF5595B" w14:textId="73709000">
      <w:r w:rsidRPr="002F43FC">
        <w:rPr>
          <w:lang w:val="en-GB"/>
        </w:rPr>
        <w:annotationRef/>
      </w:r>
      <w:r w:rsidRPr="002F43FC">
        <w:rPr>
          <w:lang w:val="en-GB"/>
        </w:rPr>
        <w:t>A justification for this pick is needed.</w:t>
      </w:r>
    </w:p>
  </w:comment>
  <w:comment w:initials="ESS" w:author="Elliot Samuel Shayle | אליוט שמואל שייל" w:date="2025-12-05T23:37:00Z" w:id="17">
    <w:p w:rsidR="00D73F60" w:rsidP="00D73F60" w:rsidRDefault="00D73F60" w14:paraId="137C3575" w14:textId="77777777">
      <w:pPr>
        <w:pStyle w:val="CommentText"/>
      </w:pPr>
      <w:r>
        <w:rPr>
          <w:rStyle w:val="CommentReference"/>
        </w:rPr>
        <w:annotationRef/>
      </w:r>
      <w:r>
        <w:t>I still need to mention rewilding and tracking invasive species if I’m to analyse those things.</w:t>
      </w:r>
    </w:p>
  </w:comment>
  <w:comment w:initials="Ga" w:author="Gastbenutzer" w:date="2025-11-21T14:19:00Z" w:id="24">
    <w:p w:rsidR="000F28E0" w:rsidRDefault="000F28E0" w14:paraId="1913BCFF" w14:textId="659118B4">
      <w:pPr>
        <w:pStyle w:val="CommentText"/>
      </w:pPr>
      <w:r>
        <w:rPr>
          <w:rStyle w:val="CommentReference"/>
        </w:rPr>
        <w:annotationRef/>
      </w:r>
      <w:r w:rsidRPr="446B92A5">
        <w:t xml:space="preserve">Potential place for a more detailed example. </w:t>
      </w:r>
    </w:p>
  </w:comment>
  <w:comment w:initials="Ga" w:author="Gastbenutzer" w:date="2025-11-21T14:28:00Z" w:id="27">
    <w:p w:rsidR="000F28E0" w:rsidRDefault="000F28E0" w14:paraId="5CA79BB2" w14:textId="44429237">
      <w:pPr>
        <w:pStyle w:val="CommentText"/>
      </w:pPr>
      <w:r>
        <w:rPr>
          <w:rStyle w:val="CommentReference"/>
        </w:rPr>
        <w:annotationRef/>
      </w:r>
      <w:r w:rsidRPr="3897A84E">
        <w:t>Add the pitch to CRAN R readily available here.</w:t>
      </w:r>
    </w:p>
  </w:comment>
  <w:comment w:initials="Ga" w:author="Gastbenutzer" w:date="2025-11-03T12:22:00Z" w:id="42">
    <w:p w:rsidR="00D45851" w:rsidRDefault="00D45851" w14:paraId="0D7DD503" w14:textId="02F1F4DF">
      <w:pPr>
        <w:pStyle w:val="CommentText"/>
      </w:pPr>
      <w:r>
        <w:rPr>
          <w:rStyle w:val="CommentReference"/>
        </w:rPr>
        <w:annotationRef/>
      </w:r>
      <w:r w:rsidRPr="70ABD95B">
        <w:t>Start the methodology section wirth one or several sentences decribing the overall setting and what was done.</w:t>
      </w:r>
    </w:p>
  </w:comment>
  <w:comment w:initials="ESS" w:author="Elliot Samuel Shayle | אליוט שמואל שייל" w:date="2025-11-18T15:45:00Z" w:id="43">
    <w:p w:rsidR="00B47F96" w:rsidP="00B47F96" w:rsidRDefault="00B47F96" w14:paraId="2788479F" w14:textId="77777777">
      <w:pPr>
        <w:pStyle w:val="CommentText"/>
      </w:pPr>
      <w:r>
        <w:rPr>
          <w:rStyle w:val="CommentReference"/>
        </w:rPr>
        <w:annotationRef/>
      </w:r>
      <w:r>
        <w:t>I’ve probably put too much in the preamble to the methodology, but it’s unclear to me which info should be under the “Study Sites:" header or in the general preamble.</w:t>
      </w:r>
    </w:p>
  </w:comment>
  <w:comment w:initials="ESS" w:author="Elliot Samuel Shayle | אליוט שמואל שייל" w:date="2025-11-19T13:56:00Z" w:id="44">
    <w:p w:rsidR="00B84CE0" w:rsidP="00B84CE0" w:rsidRDefault="00B84CE0" w14:paraId="6044BFB9" w14:textId="77777777">
      <w:pPr>
        <w:pStyle w:val="CommentText"/>
      </w:pPr>
      <w:r>
        <w:rPr>
          <w:rStyle w:val="CommentReference"/>
        </w:rPr>
        <w:annotationRef/>
      </w:r>
      <w:r>
        <w:t>This site description is entirely copied from my preprint. Is that okay? I mean, that’s still the correct site description.</w:t>
      </w:r>
    </w:p>
  </w:comment>
  <w:comment w:initials="Ga" w:author="Gastbenutzer" w:date="2025-11-03T12:24:00Z" w:id="52">
    <w:p w:rsidR="00D45851" w:rsidRDefault="00D45851" w14:paraId="435D8AC0" w14:textId="7B391EF6">
      <w:pPr>
        <w:pStyle w:val="CommentText"/>
      </w:pPr>
      <w:r>
        <w:rPr>
          <w:rStyle w:val="CommentReference"/>
        </w:rPr>
        <w:annotationRef/>
      </w:r>
      <w:r w:rsidRPr="50FAF7BA">
        <w:t>You know I hate your colons:</w:t>
      </w:r>
    </w:p>
    <w:p w:rsidR="00D45851" w:rsidRDefault="00D45851" w14:paraId="5B5ED2F5" w14:textId="774E9B3E">
      <w:pPr>
        <w:pStyle w:val="CommentText"/>
      </w:pPr>
      <w:r w:rsidRPr="2BDE0628">
        <w:t>;)</w:t>
      </w:r>
    </w:p>
  </w:comment>
  <w:comment w:initials="ESS" w:author="Elliot Samuel Shayle | אליוט שמואל שייל" w:date="2025-11-18T14:19:00Z" w:id="53">
    <w:p w:rsidR="00CD6209" w:rsidP="00CD6209" w:rsidRDefault="00CD6209" w14:paraId="213DA152" w14:textId="77777777">
      <w:pPr>
        <w:pStyle w:val="CommentText"/>
      </w:pPr>
      <w:r>
        <w:rPr>
          <w:rStyle w:val="CommentReference"/>
        </w:rPr>
        <w:annotationRef/>
      </w:r>
      <w:r>
        <w:t>Elliot’s response:</w:t>
      </w:r>
      <w:r>
        <w:br/>
        <w:t>I know, but I think they’re very good for the following reasons:</w:t>
      </w:r>
    </w:p>
    <w:p w:rsidR="00CD6209" w:rsidP="00CD6209" w:rsidRDefault="00CD6209" w14:paraId="54629AA2" w14:textId="77777777">
      <w:pPr>
        <w:pStyle w:val="CommentText"/>
        <w:numPr>
          <w:ilvl w:val="0"/>
          <w:numId w:val="5"/>
        </w:numPr>
      </w:pPr>
      <w:r>
        <w:t>They give a sense of order and structure to otherwise chaotic prose</w:t>
      </w:r>
    </w:p>
    <w:p w:rsidR="00CD6209" w:rsidP="00CD6209" w:rsidRDefault="00CD6209" w14:paraId="65D31C81" w14:textId="77777777">
      <w:pPr>
        <w:pStyle w:val="CommentText"/>
        <w:numPr>
          <w:ilvl w:val="0"/>
          <w:numId w:val="5"/>
        </w:numPr>
      </w:pPr>
      <w:r>
        <w:t>They clearly demarcate the end of a title, whilst also hinting at the context of the subsequent text</w:t>
      </w:r>
    </w:p>
    <w:p w:rsidR="00CD6209" w:rsidP="00CD6209" w:rsidRDefault="00CD6209" w14:paraId="2D7B017B" w14:textId="77777777">
      <w:pPr>
        <w:pStyle w:val="CommentText"/>
        <w:numPr>
          <w:ilvl w:val="0"/>
          <w:numId w:val="5"/>
        </w:numPr>
      </w:pPr>
      <w:r>
        <w:t>Whyyyyyyy? They’re so benign and pleasant</w:t>
      </w:r>
    </w:p>
  </w:comment>
  <w:comment xmlns:w="http://schemas.openxmlformats.org/wordprocessingml/2006/main" w:initials="Ga" w:author="Gastbenutzer" w:date="2026-04-17T14:13:24" w:id="1708350763">
    <w:p xmlns:w14="http://schemas.microsoft.com/office/word/2010/wordml" xmlns:w="http://schemas.openxmlformats.org/wordprocessingml/2006/main" w:rsidR="456D6C76" w:rsidRDefault="6A0AED02" w14:paraId="341B9ADF" w14:textId="65FEF8F4">
      <w:pPr>
        <w:pStyle w:val="CommentText"/>
      </w:pPr>
      <w:r>
        <w:rPr>
          <w:rStyle w:val="CommentReference"/>
        </w:rPr>
        <w:annotationRef/>
      </w:r>
      <w:r w:rsidRPr="4457D669" w:rsidR="31E001AE">
        <w:t xml:space="preserve">Time-weighted dynamic time warping of Raos Q: </w:t>
      </w:r>
    </w:p>
    <w:p xmlns:w14="http://schemas.microsoft.com/office/word/2010/wordml" xmlns:w="http://schemas.openxmlformats.org/wordprocessingml/2006/main" w:rsidR="7E41E2FC" w:rsidRDefault="47201D13" w14:paraId="47831FFD" w14:textId="30C9F37A">
      <w:pPr>
        <w:pStyle w:val="CommentText"/>
      </w:pPr>
      <w:r w:rsidRPr="64B6E1B3" w:rsidR="052CBAF6">
        <w:t>- a novel approach to incorporate phenology into land use assessment</w:t>
      </w:r>
    </w:p>
    <w:p xmlns:w14="http://schemas.microsoft.com/office/word/2010/wordml" xmlns:w="http://schemas.openxmlformats.org/wordprocessingml/2006/main" w:rsidR="2CBCAA82" w:rsidRDefault="37746D23" w14:paraId="4421CC71" w14:textId="2593FB60">
      <w:pPr>
        <w:pStyle w:val="CommentText"/>
      </w:pPr>
      <w:r w:rsidRPr="356F9491" w:rsidR="3F36E3AA">
        <w:t>- incorporating phenology into monitoring biodiversity from space</w:t>
      </w:r>
    </w:p>
    <w:p xmlns:w14="http://schemas.microsoft.com/office/word/2010/wordml" xmlns:w="http://schemas.openxmlformats.org/wordprocessingml/2006/main" w:rsidR="3AE8F9A5" w:rsidRDefault="2E0A7641" w14:paraId="31DCCABF" w14:textId="6D2C0E68">
      <w:pPr>
        <w:pStyle w:val="CommentText"/>
      </w:pPr>
      <w:r w:rsidRPr="389C8D09" w:rsidR="64590BE3">
        <w:t xml:space="preserve">- a robust approach to assess phenological diversity </w:t>
      </w:r>
    </w:p>
  </w:comment>
  <w:comment xmlns:w="http://schemas.openxmlformats.org/wordprocessingml/2006/main" w:initials="Ga" w:author="Gastbenutzer" w:date="2026-04-17T14:14:08" w:id="1598935817">
    <w:p xmlns:w14="http://schemas.microsoft.com/office/word/2010/wordml" xmlns:w="http://schemas.openxmlformats.org/wordprocessingml/2006/main" w:rsidR="79CB029B" w:rsidRDefault="34366035" w14:paraId="63449F9B" w14:textId="2FBE44FC">
      <w:pPr>
        <w:pStyle w:val="CommentText"/>
      </w:pPr>
      <w:r>
        <w:rPr>
          <w:rStyle w:val="CommentReference"/>
        </w:rPr>
        <w:annotationRef/>
      </w:r>
      <w:r w:rsidRPr="0EFFD5E2" w:rsidR="017C7E2C">
        <w:t># Next steps</w:t>
      </w:r>
    </w:p>
    <w:p xmlns:w14="http://schemas.microsoft.com/office/word/2010/wordml" xmlns:w="http://schemas.openxmlformats.org/wordprocessingml/2006/main" w:rsidR="1E74B0E7" w:rsidRDefault="64A84790" w14:paraId="2F08CEAE" w14:textId="42A1CA53">
      <w:pPr>
        <w:pStyle w:val="CommentText"/>
      </w:pPr>
      <w:r w:rsidRPr="6845F9F8" w:rsidR="2A6F463E">
        <w:t>- add references and examples</w:t>
      </w:r>
    </w:p>
    <w:p xmlns:w14="http://schemas.microsoft.com/office/word/2010/wordml" xmlns:w="http://schemas.openxmlformats.org/wordprocessingml/2006/main" w:rsidR="0B13D313" w:rsidRDefault="14FAAED2" w14:paraId="05E3F608" w14:textId="2C736C25">
      <w:pPr>
        <w:pStyle w:val="CommentText"/>
      </w:pPr>
      <w:r w:rsidRPr="360DCDC3" w:rsidR="5C86FC2A">
        <w:t>- pitch the CRAN readily availability issue at the end of the introduction</w:t>
      </w:r>
    </w:p>
    <w:p xmlns:w14="http://schemas.microsoft.com/office/word/2010/wordml" xmlns:w="http://schemas.openxmlformats.org/wordprocessingml/2006/main" w:rsidR="446F6AD9" w:rsidRDefault="467E25A0" w14:paraId="070797FE" w14:textId="2DDE4E9D">
      <w:pPr>
        <w:pStyle w:val="CommentText"/>
      </w:pPr>
    </w:p>
    <w:p xmlns:w14="http://schemas.microsoft.com/office/word/2010/wordml" xmlns:w="http://schemas.openxmlformats.org/wordprocessingml/2006/main" w:rsidR="4298B3D4" w:rsidRDefault="79CB8DD1" w14:paraId="38C97468" w14:textId="36E89A9A">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199E8EE4"/>
  <w15:commentEx w15:done="0" w15:paraId="1154711A"/>
  <w15:commentEx w15:done="0" w15:paraId="7DDD154A"/>
  <w15:commentEx w15:done="0" w15:paraId="5BF5595B"/>
  <w15:commentEx w15:done="0" w15:paraId="137C3575"/>
  <w15:commentEx w15:done="1" w15:paraId="1913BCFF"/>
  <w15:commentEx w15:done="1" w15:paraId="5CA79BB2"/>
  <w15:commentEx w15:done="1" w15:paraId="0D7DD503"/>
  <w15:commentEx w15:done="1" w15:paraId="2788479F" w15:paraIdParent="0D7DD503"/>
  <w15:commentEx w15:done="0" w15:paraId="6044BFB9"/>
  <w15:commentEx w15:done="1" w15:paraId="5B5ED2F5"/>
  <w15:commentEx w15:done="1" w15:paraId="2D7B017B" w15:paraIdParent="5B5ED2F5"/>
  <w15:commentEx w15:done="0" w15:paraId="31DCCABF"/>
  <w15:commentEx w15:done="0" w15:paraId="38C9746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246C3E" w16cex:dateUtc="2025-11-21T13:40:00Z"/>
  <w16cex:commentExtensible w16cex:durableId="27EE1ABA" w16cex:dateUtc="2025-11-21T13:40:00Z"/>
  <w16cex:commentExtensible w16cex:durableId="69237C46" w16cex:dateUtc="2025-09-11T06:58:00Z"/>
  <w16cex:commentExtensible w16cex:durableId="3D0F10C1" w16cex:dateUtc="2025-09-11T07:00:00Z"/>
  <w16cex:commentExtensible w16cex:durableId="53004B02" w16cex:dateUtc="2025-12-05T22:37:00Z"/>
  <w16cex:commentExtensible w16cex:durableId="1CCD916F" w16cex:dateUtc="2025-11-21T13:19:00Z"/>
  <w16cex:commentExtensible w16cex:durableId="176BB56A" w16cex:dateUtc="2025-11-21T13:28:00Z"/>
  <w16cex:commentExtensible w16cex:durableId="58EBE67D" w16cex:dateUtc="2025-11-03T11:22:00Z">
    <w16cex:extLst>
      <w16:ext w16:uri="{CE6994B0-6A32-4C9F-8C6B-6E91EDA988CE}">
        <cr:reactions xmlns:cr="http://schemas.microsoft.com/office/comments/2020/reactions">
          <cr:reaction reactionType="1">
            <cr:reactionInfo dateUtc="2025-11-18T13:16:17Z">
              <cr:user userId="Elliot Samuel Shayle | אליוט שמואל שייל" userProvider="None" userName="Elliot Samuel Shayle | אליוט שמואל שייל"/>
            </cr:reactionInfo>
          </cr:reaction>
        </cr:reactions>
      </w16:ext>
    </w16cex:extLst>
  </w16cex:commentExtensible>
  <w16cex:commentExtensible w16cex:durableId="5950E090" w16cex:dateUtc="2025-11-18T14:45:00Z"/>
  <w16cex:commentExtensible w16cex:durableId="0FDEFDFB" w16cex:dateUtc="2025-11-19T12:56:00Z"/>
  <w16cex:commentExtensible w16cex:durableId="39D6C51F" w16cex:dateUtc="2025-11-03T11:24:00Z"/>
  <w16cex:commentExtensible w16cex:durableId="2A8AF9CD" w16cex:dateUtc="2025-11-18T13:19:00Z"/>
  <w16cex:commentExtensible w16cex:durableId="21FC41E8" w16cex:dateUtc="2026-04-17T12:13:24.697Z"/>
  <w16cex:commentExtensible w16cex:durableId="2181A9EE" w16cex:dateUtc="2026-04-17T12:14:08.577Z"/>
</w16cex:commentsExtensible>
</file>

<file path=word/commentsIds.xml><?xml version="1.0" encoding="utf-8"?>
<w16cid:commentsIds xmlns:mc="http://schemas.openxmlformats.org/markup-compatibility/2006" xmlns:w16cid="http://schemas.microsoft.com/office/word/2016/wordml/cid" mc:Ignorable="w16cid">
  <w16cid:commentId w16cid:paraId="199E8EE4" w16cid:durableId="45246C3E"/>
  <w16cid:commentId w16cid:paraId="1154711A" w16cid:durableId="27EE1ABA"/>
  <w16cid:commentId w16cid:paraId="7DDD154A" w16cid:durableId="69237C46"/>
  <w16cid:commentId w16cid:paraId="5BF5595B" w16cid:durableId="3D0F10C1"/>
  <w16cid:commentId w16cid:paraId="137C3575" w16cid:durableId="53004B02"/>
  <w16cid:commentId w16cid:paraId="1913BCFF" w16cid:durableId="1CCD916F"/>
  <w16cid:commentId w16cid:paraId="5CA79BB2" w16cid:durableId="176BB56A"/>
  <w16cid:commentId w16cid:paraId="0D7DD503" w16cid:durableId="58EBE67D"/>
  <w16cid:commentId w16cid:paraId="2788479F" w16cid:durableId="5950E090"/>
  <w16cid:commentId w16cid:paraId="6044BFB9" w16cid:durableId="0FDEFDFB"/>
  <w16cid:commentId w16cid:paraId="5B5ED2F5" w16cid:durableId="39D6C51F"/>
  <w16cid:commentId w16cid:paraId="2D7B017B" w16cid:durableId="2A8AF9CD"/>
  <w16cid:commentId w16cid:paraId="31DCCABF" w16cid:durableId="21FC41E8"/>
  <w16cid:commentId w16cid:paraId="38C97468" w16cid:durableId="2181A9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2F43FC" w:rsidR="003B54F3" w:rsidRDefault="003B54F3" w14:paraId="7E52BCAA" w14:textId="77777777">
      <w:pPr>
        <w:spacing w:after="0" w:line="240" w:lineRule="auto"/>
        <w:rPr>
          <w:lang w:val="en-GB"/>
        </w:rPr>
      </w:pPr>
      <w:r w:rsidRPr="002F43FC">
        <w:rPr>
          <w:lang w:val="en-GB"/>
        </w:rPr>
        <w:separator/>
      </w:r>
    </w:p>
  </w:endnote>
  <w:endnote w:type="continuationSeparator" w:id="0">
    <w:p w:rsidRPr="002F43FC" w:rsidR="003B54F3" w:rsidRDefault="003B54F3" w14:paraId="340BD553" w14:textId="77777777">
      <w:pPr>
        <w:spacing w:after="0" w:line="240" w:lineRule="auto"/>
        <w:rPr>
          <w:lang w:val="en-GB"/>
        </w:rPr>
      </w:pPr>
      <w:r w:rsidRPr="002F43FC">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547068923"/>
      <w:docPartObj>
        <w:docPartGallery w:val="Page Numbers (Bottom of Page)"/>
        <w:docPartUnique/>
      </w:docPartObj>
    </w:sdtPr>
    <w:sdtContent>
      <w:p w:rsidR="0033601C" w:rsidRDefault="00375A1E" w14:paraId="19CC7E25" w14:textId="108C4152">
        <w:pPr>
          <w:pStyle w:val="Footer"/>
        </w:pPr>
        <w:r>
          <w:rPr>
            <w:noProof/>
          </w:rPr>
          <mc:AlternateContent>
            <mc:Choice Requires="wps">
              <w:drawing>
                <wp:anchor distT="0" distB="0" distL="114300" distR="114300" simplePos="0" relativeHeight="251658240" behindDoc="0" locked="0" layoutInCell="1" allowOverlap="1" wp14:anchorId="53DA95AC" wp14:editId="6C86F305">
                  <wp:simplePos x="0" y="0"/>
                  <wp:positionH relativeFrom="rightMargin">
                    <wp:align>center</wp:align>
                  </wp:positionH>
                  <wp:positionV relativeFrom="bottomMargin">
                    <wp:align>center</wp:align>
                  </wp:positionV>
                  <wp:extent cx="565785" cy="191770"/>
                  <wp:effectExtent l="0" t="0" r="0" b="0"/>
                  <wp:wrapNone/>
                  <wp:docPr id="101313746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rsidR="00375A1E" w:rsidRDefault="00375A1E" w14:paraId="03ACC90C" w14:textId="77777777">
                              <w:pPr>
                                <w:pBdr>
                                  <w:top w:val="single" w:color="7F7F7F" w:themeColor="background1" w:themeShade="7F" w:sz="4" w:space="1"/>
                                </w:pBdr>
                                <w:jc w:val="center"/>
                                <w:rPr>
                                  <w:color w:val="8AB833" w:themeColor="accent2"/>
                                </w:rPr>
                              </w:pPr>
                              <w:r>
                                <w:fldChar w:fldCharType="begin"/>
                              </w:r>
                              <w:r>
                                <w:instrText xml:space="preserve"> PAGE   \* MERGEFORMAT </w:instrText>
                              </w:r>
                              <w:r>
                                <w:fldChar w:fldCharType="separate"/>
                              </w:r>
                              <w:r>
                                <w:rPr>
                                  <w:noProof/>
                                  <w:color w:val="8AB833" w:themeColor="accent2"/>
                                </w:rPr>
                                <w:t>2</w:t>
                              </w:r>
                              <w:r>
                                <w:rPr>
                                  <w:noProof/>
                                  <w:color w:val="8AB833"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xmlns:arto="http://schemas.microsoft.com/office/word/2006/arto" xmlns:a14="http://schemas.microsoft.com/office/drawing/2010/main" xmlns:a="http://schemas.openxmlformats.org/drawingml/2006/main">
              <w:pict w14:anchorId="6BA947A0">
                <v:rect id="Rectangle 1" style="position:absolute;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spid="_x0000_s1026" filled="f" fillcolor="#c0504d" stroked="f" strokecolor="#5c83b4" strokeweight="2.25pt" w14:anchorId="53DA95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v:textbox inset=",0,,0">
                    <w:txbxContent>
                      <w:p w:rsidR="00375A1E" w:rsidRDefault="00375A1E" w14:paraId="2903CBC8" w14:textId="77777777">
                        <w:pPr>
                          <w:pBdr>
                            <w:top w:val="single" w:color="7F7F7F" w:themeColor="background1" w:themeShade="7F" w:sz="4" w:space="1"/>
                          </w:pBdr>
                          <w:jc w:val="center"/>
                          <w:rPr>
                            <w:color w:val="8AB833" w:themeColor="accent2"/>
                          </w:rPr>
                        </w:pPr>
                        <w:r>
                          <w:fldChar w:fldCharType="begin"/>
                        </w:r>
                        <w:r>
                          <w:instrText xml:space="preserve"> PAGE   \* MERGEFORMAT </w:instrText>
                        </w:r>
                        <w:r>
                          <w:fldChar w:fldCharType="separate"/>
                        </w:r>
                        <w:r>
                          <w:rPr>
                            <w:noProof/>
                            <w:color w:val="8AB833" w:themeColor="accent2"/>
                          </w:rPr>
                          <w:t>2</w:t>
                        </w:r>
                        <w:r>
                          <w:rPr>
                            <w:noProof/>
                            <w:color w:val="8AB833"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2F43FC" w:rsidR="003B54F3" w:rsidRDefault="003B54F3" w14:paraId="26F1274D" w14:textId="77777777">
      <w:pPr>
        <w:rPr>
          <w:lang w:val="en-GB"/>
        </w:rPr>
      </w:pPr>
      <w:r w:rsidRPr="002F43FC">
        <w:rPr>
          <w:lang w:val="en-GB"/>
        </w:rPr>
        <w:separator/>
      </w:r>
    </w:p>
  </w:footnote>
  <w:footnote w:type="continuationSeparator" w:id="0">
    <w:p w:rsidRPr="002F43FC" w:rsidR="003B54F3" w:rsidRDefault="003B54F3" w14:paraId="43D1C1CB" w14:textId="77777777">
      <w:pPr>
        <w:rPr>
          <w:lang w:val="en-GB"/>
        </w:rPr>
      </w:pPr>
      <w:r w:rsidRPr="002F43FC">
        <w:rPr>
          <w:lang w:val="en-GB"/>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75A1E" w:rsidR="0033601C" w:rsidP="00C47392" w:rsidRDefault="00D459D1" w14:paraId="6BB6A7D3" w14:textId="4D04F995">
    <w:pPr>
      <w:pStyle w:val="Header"/>
      <w:jc w:val="right"/>
      <w:rPr>
        <w:color w:val="549E39" w:themeColor="accent1"/>
      </w:rPr>
    </w:pPr>
    <w:sdt>
      <w:sdtPr>
        <w:rPr>
          <w:color w:val="549E39" w:themeColor="accent1"/>
        </w:rPr>
        <w:alias w:val="Title"/>
        <w:tag w:val=""/>
        <w:id w:val="664756013"/>
        <w:placeholder>
          <w:docPart w:val="481E598772694EA6A4A2F3B121711525"/>
        </w:placeholder>
        <w:dataBinding w:prefixMappings="xmlns:ns0='http://purl.org/dc/elements/1.1/' xmlns:ns1='http://schemas.openxmlformats.org/package/2006/metadata/core-properties' " w:xpath="/ns1:coreProperties[1]/ns0:title[1]" w:storeItemID="{6C3C8BC8-F283-45AE-878A-BAB7291924A1}"/>
        <w:text/>
      </w:sdtPr>
      <w:sdtContent>
        <w:r w:rsidR="0033601C">
          <w:rPr>
            <w:color w:val="549E39" w:themeColor="accent1"/>
          </w:rPr>
          <w:t>Phenological Diversity Trends with Remote Sensing Datacubes</w:t>
        </w:r>
      </w:sdtContent>
    </w:sdt>
    <w:r w:rsidR="0033601C">
      <w:rPr>
        <w:color w:val="549E39" w:themeColor="accent1"/>
      </w:rPr>
      <w:t xml:space="preserve"> | </w:t>
    </w:r>
    <w:sdt>
      <w:sdtPr>
        <w:rPr>
          <w:color w:val="549E39" w:themeColor="accent1"/>
        </w:rPr>
        <w:alias w:val="Author"/>
        <w:tag w:val=""/>
        <w:id w:val="-1677181147"/>
        <w:placeholder>
          <w:docPart w:val="B94456FD02654A22BDFCADDA4582C16F"/>
        </w:placeholder>
        <w:dataBinding w:prefixMappings="xmlns:ns0='http://purl.org/dc/elements/1.1/' xmlns:ns1='http://schemas.openxmlformats.org/package/2006/metadata/core-properties' " w:xpath="/ns1:coreProperties[1]/ns0:creator[1]" w:storeItemID="{6C3C8BC8-F283-45AE-878A-BAB7291924A1}"/>
        <w:text/>
      </w:sdtPr>
      <w:sdtContent>
        <w:r w:rsidRPr="00D45851" w:rsidR="00D45851">
          <w:rPr>
            <w:color w:val="549E39" w:themeColor="accent1"/>
          </w:rPr>
          <w:t xml:space="preserve">Elliot Samuel Shayle | </w:t>
        </w:r>
        <w:r w:rsidRPr="00D45851" w:rsidR="00D45851">
          <w:rPr>
            <w:rFonts w:hint="eastAsia"/>
            <w:color w:val="549E39" w:themeColor="accent1"/>
            <w:rtl/>
          </w:rPr>
          <w:t>אליוט</w:t>
        </w:r>
        <w:r w:rsidRPr="00D45851" w:rsidR="00D45851">
          <w:rPr>
            <w:color w:val="549E39" w:themeColor="accent1"/>
            <w:rtl/>
          </w:rPr>
          <w:t xml:space="preserve"> </w:t>
        </w:r>
        <w:r w:rsidRPr="00D45851" w:rsidR="00D45851">
          <w:rPr>
            <w:rFonts w:hint="eastAsia"/>
            <w:color w:val="549E39" w:themeColor="accent1"/>
            <w:rtl/>
          </w:rPr>
          <w:t>שמואל</w:t>
        </w:r>
        <w:r w:rsidRPr="00D45851" w:rsidR="00D45851">
          <w:rPr>
            <w:color w:val="549E39" w:themeColor="accent1"/>
            <w:rtl/>
          </w:rPr>
          <w:t xml:space="preserve"> </w:t>
        </w:r>
        <w:r w:rsidRPr="00D45851" w:rsidR="00D45851">
          <w:rPr>
            <w:rFonts w:hint="eastAsia"/>
            <w:color w:val="549E39" w:themeColor="accent1"/>
            <w:rtl/>
          </w:rPr>
          <w:t>שייל</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CEE8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E12F7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C96FE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EB40805"/>
    <w:multiLevelType w:val="hybridMultilevel"/>
    <w:tmpl w:val="A00465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5B9048A"/>
    <w:multiLevelType w:val="hybridMultilevel"/>
    <w:tmpl w:val="A10E12D4"/>
    <w:lvl w:ilvl="0" w:tplc="A3687E24">
      <w:start w:val="1"/>
      <w:numFmt w:val="decimal"/>
      <w:lvlText w:val="%1."/>
      <w:lvlJc w:val="left"/>
      <w:pPr>
        <w:ind w:left="720" w:hanging="360"/>
      </w:pPr>
    </w:lvl>
    <w:lvl w:ilvl="1" w:tplc="CD0E1770">
      <w:start w:val="1"/>
      <w:numFmt w:val="decimal"/>
      <w:lvlText w:val="%2."/>
      <w:lvlJc w:val="left"/>
      <w:pPr>
        <w:ind w:left="720" w:hanging="360"/>
      </w:pPr>
    </w:lvl>
    <w:lvl w:ilvl="2" w:tplc="6FC8E162">
      <w:start w:val="1"/>
      <w:numFmt w:val="decimal"/>
      <w:lvlText w:val="%3."/>
      <w:lvlJc w:val="left"/>
      <w:pPr>
        <w:ind w:left="720" w:hanging="360"/>
      </w:pPr>
    </w:lvl>
    <w:lvl w:ilvl="3" w:tplc="18745C3C">
      <w:start w:val="1"/>
      <w:numFmt w:val="decimal"/>
      <w:lvlText w:val="%4."/>
      <w:lvlJc w:val="left"/>
      <w:pPr>
        <w:ind w:left="720" w:hanging="360"/>
      </w:pPr>
    </w:lvl>
    <w:lvl w:ilvl="4" w:tplc="D124DCBC">
      <w:start w:val="1"/>
      <w:numFmt w:val="decimal"/>
      <w:lvlText w:val="%5."/>
      <w:lvlJc w:val="left"/>
      <w:pPr>
        <w:ind w:left="720" w:hanging="360"/>
      </w:pPr>
    </w:lvl>
    <w:lvl w:ilvl="5" w:tplc="B8D0AE64">
      <w:start w:val="1"/>
      <w:numFmt w:val="decimal"/>
      <w:lvlText w:val="%6."/>
      <w:lvlJc w:val="left"/>
      <w:pPr>
        <w:ind w:left="720" w:hanging="360"/>
      </w:pPr>
    </w:lvl>
    <w:lvl w:ilvl="6" w:tplc="E19E0382">
      <w:start w:val="1"/>
      <w:numFmt w:val="decimal"/>
      <w:lvlText w:val="%7."/>
      <w:lvlJc w:val="left"/>
      <w:pPr>
        <w:ind w:left="720" w:hanging="360"/>
      </w:pPr>
    </w:lvl>
    <w:lvl w:ilvl="7" w:tplc="0B2ABF56">
      <w:start w:val="1"/>
      <w:numFmt w:val="decimal"/>
      <w:lvlText w:val="%8."/>
      <w:lvlJc w:val="left"/>
      <w:pPr>
        <w:ind w:left="720" w:hanging="360"/>
      </w:pPr>
    </w:lvl>
    <w:lvl w:ilvl="8" w:tplc="CD5E127C">
      <w:start w:val="1"/>
      <w:numFmt w:val="decimal"/>
      <w:lvlText w:val="%9."/>
      <w:lvlJc w:val="left"/>
      <w:pPr>
        <w:ind w:left="720" w:hanging="360"/>
      </w:pPr>
    </w:lvl>
  </w:abstractNum>
  <w:num w:numId="1" w16cid:durableId="1319922698">
    <w:abstractNumId w:val="0"/>
  </w:num>
  <w:num w:numId="2" w16cid:durableId="2108037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3769811">
    <w:abstractNumId w:val="1"/>
  </w:num>
  <w:num w:numId="4" w16cid:durableId="1403408661">
    <w:abstractNumId w:val="3"/>
  </w:num>
  <w:num w:numId="5" w16cid:durableId="935358991">
    <w:abstractNumId w:val="4"/>
  </w:num>
</w:numbering>
</file>

<file path=word/people.xml><?xml version="1.0" encoding="utf-8"?>
<w15:people xmlns:mc="http://schemas.openxmlformats.org/markup-compatibility/2006" xmlns:w15="http://schemas.microsoft.com/office/word/2012/wordml" mc:Ignorable="w15">
  <w15:person w15:author="Elliot Samuel Shayle | אליוט שמואל שייל">
    <w15:presenceInfo w15:providerId="None" w15:userId="Elliot Samuel Shayle | אליוט שמואל שייל"/>
  </w15:person>
  <w15:person w15:author="Gastbenutzer">
    <w15:presenceInfo w15:providerId="Windows Liv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7506802"/>
    <w:rsid w:val="00024954"/>
    <w:rsid w:val="00030FEE"/>
    <w:rsid w:val="00033937"/>
    <w:rsid w:val="00042EB1"/>
    <w:rsid w:val="00045712"/>
    <w:rsid w:val="000741A1"/>
    <w:rsid w:val="000802B9"/>
    <w:rsid w:val="00091A55"/>
    <w:rsid w:val="00095599"/>
    <w:rsid w:val="000A771D"/>
    <w:rsid w:val="000C08F1"/>
    <w:rsid w:val="000F28E0"/>
    <w:rsid w:val="00107229"/>
    <w:rsid w:val="00125B2F"/>
    <w:rsid w:val="00143878"/>
    <w:rsid w:val="00144D2F"/>
    <w:rsid w:val="00177753"/>
    <w:rsid w:val="0018606D"/>
    <w:rsid w:val="0019677B"/>
    <w:rsid w:val="001A1638"/>
    <w:rsid w:val="001D1CB3"/>
    <w:rsid w:val="001D5B49"/>
    <w:rsid w:val="001E5300"/>
    <w:rsid w:val="001F0C4E"/>
    <w:rsid w:val="001F3051"/>
    <w:rsid w:val="00225C1B"/>
    <w:rsid w:val="00233051"/>
    <w:rsid w:val="002366B2"/>
    <w:rsid w:val="00240AF2"/>
    <w:rsid w:val="002424EA"/>
    <w:rsid w:val="00244EAA"/>
    <w:rsid w:val="0026393A"/>
    <w:rsid w:val="00286245"/>
    <w:rsid w:val="002C0D7D"/>
    <w:rsid w:val="002F43FC"/>
    <w:rsid w:val="00311CB8"/>
    <w:rsid w:val="0032536D"/>
    <w:rsid w:val="00326014"/>
    <w:rsid w:val="003313F7"/>
    <w:rsid w:val="0033530D"/>
    <w:rsid w:val="0033601C"/>
    <w:rsid w:val="003717B7"/>
    <w:rsid w:val="003727CE"/>
    <w:rsid w:val="00375A1E"/>
    <w:rsid w:val="003877D4"/>
    <w:rsid w:val="00391D69"/>
    <w:rsid w:val="003A419E"/>
    <w:rsid w:val="003B54F3"/>
    <w:rsid w:val="003C2ABF"/>
    <w:rsid w:val="003D28CE"/>
    <w:rsid w:val="003F30B6"/>
    <w:rsid w:val="003F3E40"/>
    <w:rsid w:val="00402C3D"/>
    <w:rsid w:val="0040585A"/>
    <w:rsid w:val="00405D62"/>
    <w:rsid w:val="0041625E"/>
    <w:rsid w:val="00416968"/>
    <w:rsid w:val="0043528D"/>
    <w:rsid w:val="004407DA"/>
    <w:rsid w:val="004539B2"/>
    <w:rsid w:val="00490E0C"/>
    <w:rsid w:val="004B4265"/>
    <w:rsid w:val="004F192B"/>
    <w:rsid w:val="004F656E"/>
    <w:rsid w:val="0051788B"/>
    <w:rsid w:val="00522F71"/>
    <w:rsid w:val="00536611"/>
    <w:rsid w:val="00565D1E"/>
    <w:rsid w:val="005854E7"/>
    <w:rsid w:val="00590FEF"/>
    <w:rsid w:val="00591D2A"/>
    <w:rsid w:val="00597196"/>
    <w:rsid w:val="005D4293"/>
    <w:rsid w:val="005D5199"/>
    <w:rsid w:val="005E6AA8"/>
    <w:rsid w:val="005E712C"/>
    <w:rsid w:val="006621AB"/>
    <w:rsid w:val="00696085"/>
    <w:rsid w:val="00697B74"/>
    <w:rsid w:val="006A4F6F"/>
    <w:rsid w:val="006C71D1"/>
    <w:rsid w:val="006C7CB8"/>
    <w:rsid w:val="006E67F1"/>
    <w:rsid w:val="006F2D7D"/>
    <w:rsid w:val="006F309F"/>
    <w:rsid w:val="006F74CD"/>
    <w:rsid w:val="0070293A"/>
    <w:rsid w:val="007041F5"/>
    <w:rsid w:val="00723971"/>
    <w:rsid w:val="00733AEE"/>
    <w:rsid w:val="00734F5F"/>
    <w:rsid w:val="007548D0"/>
    <w:rsid w:val="007626D1"/>
    <w:rsid w:val="00762E32"/>
    <w:rsid w:val="00764491"/>
    <w:rsid w:val="007757ED"/>
    <w:rsid w:val="007901CA"/>
    <w:rsid w:val="00790544"/>
    <w:rsid w:val="00792ADA"/>
    <w:rsid w:val="00795E31"/>
    <w:rsid w:val="00797433"/>
    <w:rsid w:val="007B2CCE"/>
    <w:rsid w:val="007C07BC"/>
    <w:rsid w:val="007E7668"/>
    <w:rsid w:val="007F601B"/>
    <w:rsid w:val="00802FF0"/>
    <w:rsid w:val="0081208C"/>
    <w:rsid w:val="00817661"/>
    <w:rsid w:val="00825A99"/>
    <w:rsid w:val="0085275E"/>
    <w:rsid w:val="00853D0C"/>
    <w:rsid w:val="00894ECE"/>
    <w:rsid w:val="0089619B"/>
    <w:rsid w:val="008A6CB2"/>
    <w:rsid w:val="008B03B4"/>
    <w:rsid w:val="008B73FB"/>
    <w:rsid w:val="008D02C4"/>
    <w:rsid w:val="008E66EE"/>
    <w:rsid w:val="008F2413"/>
    <w:rsid w:val="008F49E6"/>
    <w:rsid w:val="008F5E16"/>
    <w:rsid w:val="009045C0"/>
    <w:rsid w:val="009076EA"/>
    <w:rsid w:val="00914CF8"/>
    <w:rsid w:val="00932A81"/>
    <w:rsid w:val="00942158"/>
    <w:rsid w:val="0099621B"/>
    <w:rsid w:val="009A1AA8"/>
    <w:rsid w:val="009C74BB"/>
    <w:rsid w:val="009E0D5C"/>
    <w:rsid w:val="009E4CB5"/>
    <w:rsid w:val="009F4758"/>
    <w:rsid w:val="009F74CB"/>
    <w:rsid w:val="00A14DC2"/>
    <w:rsid w:val="00A25101"/>
    <w:rsid w:val="00A310C6"/>
    <w:rsid w:val="00A32E08"/>
    <w:rsid w:val="00A507D3"/>
    <w:rsid w:val="00A82B35"/>
    <w:rsid w:val="00A83E62"/>
    <w:rsid w:val="00AA7F5F"/>
    <w:rsid w:val="00AB7DA1"/>
    <w:rsid w:val="00AD4098"/>
    <w:rsid w:val="00B0439F"/>
    <w:rsid w:val="00B1556E"/>
    <w:rsid w:val="00B47F96"/>
    <w:rsid w:val="00B51C12"/>
    <w:rsid w:val="00B61443"/>
    <w:rsid w:val="00B67B07"/>
    <w:rsid w:val="00B84CE0"/>
    <w:rsid w:val="00B967F5"/>
    <w:rsid w:val="00BC500B"/>
    <w:rsid w:val="00BC5FDC"/>
    <w:rsid w:val="00BD07E4"/>
    <w:rsid w:val="00BD1093"/>
    <w:rsid w:val="00BE3D3B"/>
    <w:rsid w:val="00C02F99"/>
    <w:rsid w:val="00C16340"/>
    <w:rsid w:val="00C22EC7"/>
    <w:rsid w:val="00C30544"/>
    <w:rsid w:val="00C40873"/>
    <w:rsid w:val="00C42FFF"/>
    <w:rsid w:val="00C47392"/>
    <w:rsid w:val="00C721EB"/>
    <w:rsid w:val="00C72E0B"/>
    <w:rsid w:val="00C74EA3"/>
    <w:rsid w:val="00C767A2"/>
    <w:rsid w:val="00C77064"/>
    <w:rsid w:val="00CD4536"/>
    <w:rsid w:val="00CD6209"/>
    <w:rsid w:val="00CE42CC"/>
    <w:rsid w:val="00CF5DE0"/>
    <w:rsid w:val="00D04CF9"/>
    <w:rsid w:val="00D113AC"/>
    <w:rsid w:val="00D13B49"/>
    <w:rsid w:val="00D20D7E"/>
    <w:rsid w:val="00D30A5D"/>
    <w:rsid w:val="00D448D2"/>
    <w:rsid w:val="00D45851"/>
    <w:rsid w:val="00D459D1"/>
    <w:rsid w:val="00D520FC"/>
    <w:rsid w:val="00D5445B"/>
    <w:rsid w:val="00D57F35"/>
    <w:rsid w:val="00D61E72"/>
    <w:rsid w:val="00D73F60"/>
    <w:rsid w:val="00D748CA"/>
    <w:rsid w:val="00D8276C"/>
    <w:rsid w:val="00D86AF3"/>
    <w:rsid w:val="00DA0303"/>
    <w:rsid w:val="00DA4E51"/>
    <w:rsid w:val="00DB316B"/>
    <w:rsid w:val="00DC3615"/>
    <w:rsid w:val="00DD43D4"/>
    <w:rsid w:val="00DF6979"/>
    <w:rsid w:val="00E05F44"/>
    <w:rsid w:val="00E13E91"/>
    <w:rsid w:val="00E21D23"/>
    <w:rsid w:val="00E3031D"/>
    <w:rsid w:val="00E5633E"/>
    <w:rsid w:val="00E621DF"/>
    <w:rsid w:val="00E65BB2"/>
    <w:rsid w:val="00E67F4F"/>
    <w:rsid w:val="00EA30B0"/>
    <w:rsid w:val="00EA38A7"/>
    <w:rsid w:val="00EA7F84"/>
    <w:rsid w:val="00EC0FEA"/>
    <w:rsid w:val="00ED5EAD"/>
    <w:rsid w:val="00EE4A5D"/>
    <w:rsid w:val="00EE5846"/>
    <w:rsid w:val="00EF61DD"/>
    <w:rsid w:val="00F22213"/>
    <w:rsid w:val="00F27B3E"/>
    <w:rsid w:val="00F3068C"/>
    <w:rsid w:val="00F32560"/>
    <w:rsid w:val="00F47BCD"/>
    <w:rsid w:val="00F51A92"/>
    <w:rsid w:val="00F5294F"/>
    <w:rsid w:val="00F541B6"/>
    <w:rsid w:val="00F66BFA"/>
    <w:rsid w:val="00F72458"/>
    <w:rsid w:val="00F7245D"/>
    <w:rsid w:val="00F81F76"/>
    <w:rsid w:val="00F838A5"/>
    <w:rsid w:val="00F86778"/>
    <w:rsid w:val="00F921F6"/>
    <w:rsid w:val="00FA6856"/>
    <w:rsid w:val="00FC0959"/>
    <w:rsid w:val="00FC38B4"/>
    <w:rsid w:val="0317986C"/>
    <w:rsid w:val="071A26CB"/>
    <w:rsid w:val="24B9EB7C"/>
    <w:rsid w:val="27506802"/>
    <w:rsid w:val="6818BD09"/>
    <w:rsid w:val="79C38E2B"/>
  </w:rsids>
  <m:mathPr>
    <m:mathFont m:val="Cambria Math"/>
    <m:brkBin m:val="before"/>
    <m:brkBinSub m:val="--"/>
    <m:smallFrac m:val="0"/>
    <m:dispDef/>
    <m:lMargin m:val="0"/>
    <m:rMargin m:val="0"/>
    <m:defJc m:val="centerGroup"/>
    <m:wrapRight/>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FCFF48"/>
  <w14:defaultImageDpi w14:val="32767"/>
  <w15:docId w15:val="{B59BEDAA-7EA9-4206-A7C2-6ED624BF7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1"/>
        <w:szCs w:val="21"/>
        <w:lang w:val="en-US" w:eastAsia="en-US" w:bidi="ar-SA"/>
      </w:rPr>
    </w:rPrDefault>
    <w:pPrDefault>
      <w:pPr>
        <w:spacing w:after="16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C5FDC"/>
  </w:style>
  <w:style w:type="paragraph" w:styleId="Heading1">
    <w:name w:val="heading 1"/>
    <w:basedOn w:val="Normal"/>
    <w:next w:val="Normal"/>
    <w:link w:val="Heading1Char"/>
    <w:uiPriority w:val="9"/>
    <w:qFormat/>
    <w:rsid w:val="00BC5FDC"/>
    <w:pPr>
      <w:keepNext/>
      <w:keepLines/>
      <w:pBdr>
        <w:bottom w:val="single" w:color="8AB833" w:themeColor="accent2" w:sz="4" w:space="2"/>
      </w:pBdr>
      <w:spacing w:before="360" w:after="120" w:line="240" w:lineRule="auto"/>
      <w:outlineLvl w:val="0"/>
    </w:pPr>
    <w:rPr>
      <w:rFonts w:asciiTheme="majorHAnsi" w:hAnsiTheme="majorHAnsi" w:eastAsiaTheme="majorEastAsia" w:cstheme="majorBidi"/>
      <w:color w:val="262626" w:themeColor="text1" w:themeTint="D9"/>
      <w:sz w:val="40"/>
      <w:szCs w:val="40"/>
    </w:rPr>
  </w:style>
  <w:style w:type="paragraph" w:styleId="Heading2">
    <w:name w:val="heading 2"/>
    <w:basedOn w:val="Normal"/>
    <w:next w:val="Normal"/>
    <w:link w:val="Heading2Char"/>
    <w:uiPriority w:val="9"/>
    <w:unhideWhenUsed/>
    <w:qFormat/>
    <w:rsid w:val="00BC5FDC"/>
    <w:pPr>
      <w:keepNext/>
      <w:keepLines/>
      <w:spacing w:before="120" w:after="0" w:line="240" w:lineRule="auto"/>
      <w:outlineLvl w:val="1"/>
    </w:pPr>
    <w:rPr>
      <w:rFonts w:asciiTheme="majorHAnsi" w:hAnsiTheme="majorHAnsi" w:eastAsiaTheme="majorEastAsia" w:cstheme="majorBidi"/>
      <w:color w:val="8AB833" w:themeColor="accent2"/>
      <w:sz w:val="36"/>
      <w:szCs w:val="36"/>
    </w:rPr>
  </w:style>
  <w:style w:type="paragraph" w:styleId="Heading3">
    <w:name w:val="heading 3"/>
    <w:basedOn w:val="Normal"/>
    <w:next w:val="Normal"/>
    <w:link w:val="Heading3Char"/>
    <w:uiPriority w:val="9"/>
    <w:unhideWhenUsed/>
    <w:qFormat/>
    <w:rsid w:val="00BC5FDC"/>
    <w:pPr>
      <w:keepNext/>
      <w:keepLines/>
      <w:spacing w:before="80" w:after="0" w:line="240" w:lineRule="auto"/>
      <w:outlineLvl w:val="2"/>
    </w:pPr>
    <w:rPr>
      <w:rFonts w:asciiTheme="majorHAnsi" w:hAnsiTheme="majorHAnsi" w:eastAsiaTheme="majorEastAsia" w:cstheme="majorBidi"/>
      <w:color w:val="668926" w:themeColor="accent2" w:themeShade="BF"/>
      <w:sz w:val="32"/>
      <w:szCs w:val="32"/>
    </w:rPr>
  </w:style>
  <w:style w:type="paragraph" w:styleId="Heading4">
    <w:name w:val="heading 4"/>
    <w:basedOn w:val="Normal"/>
    <w:next w:val="Normal"/>
    <w:link w:val="Heading4Char"/>
    <w:uiPriority w:val="9"/>
    <w:unhideWhenUsed/>
    <w:qFormat/>
    <w:rsid w:val="00BC5FDC"/>
    <w:pPr>
      <w:keepNext/>
      <w:keepLines/>
      <w:spacing w:before="80" w:after="0" w:line="240" w:lineRule="auto"/>
      <w:outlineLvl w:val="3"/>
    </w:pPr>
    <w:rPr>
      <w:rFonts w:asciiTheme="majorHAnsi" w:hAnsiTheme="majorHAnsi" w:eastAsiaTheme="majorEastAsia" w:cstheme="majorBidi"/>
      <w:i/>
      <w:iCs/>
      <w:color w:val="445C19" w:themeColor="accent2" w:themeShade="80"/>
      <w:sz w:val="28"/>
      <w:szCs w:val="28"/>
    </w:rPr>
  </w:style>
  <w:style w:type="paragraph" w:styleId="Heading5">
    <w:name w:val="heading 5"/>
    <w:basedOn w:val="Normal"/>
    <w:next w:val="Normal"/>
    <w:link w:val="Heading5Char"/>
    <w:uiPriority w:val="9"/>
    <w:unhideWhenUsed/>
    <w:qFormat/>
    <w:rsid w:val="00BC5FDC"/>
    <w:pPr>
      <w:keepNext/>
      <w:keepLines/>
      <w:spacing w:before="80" w:after="0" w:line="240" w:lineRule="auto"/>
      <w:outlineLvl w:val="4"/>
    </w:pPr>
    <w:rPr>
      <w:rFonts w:asciiTheme="majorHAnsi" w:hAnsiTheme="majorHAnsi" w:eastAsiaTheme="majorEastAsia" w:cstheme="majorBidi"/>
      <w:color w:val="668926" w:themeColor="accent2" w:themeShade="BF"/>
      <w:sz w:val="24"/>
      <w:szCs w:val="24"/>
    </w:rPr>
  </w:style>
  <w:style w:type="paragraph" w:styleId="Heading6">
    <w:name w:val="heading 6"/>
    <w:basedOn w:val="Normal"/>
    <w:next w:val="Normal"/>
    <w:link w:val="Heading6Char"/>
    <w:uiPriority w:val="9"/>
    <w:unhideWhenUsed/>
    <w:qFormat/>
    <w:rsid w:val="00BC5FDC"/>
    <w:pPr>
      <w:keepNext/>
      <w:keepLines/>
      <w:spacing w:before="80" w:after="0" w:line="240" w:lineRule="auto"/>
      <w:outlineLvl w:val="5"/>
    </w:pPr>
    <w:rPr>
      <w:rFonts w:asciiTheme="majorHAnsi" w:hAnsiTheme="majorHAnsi" w:eastAsiaTheme="majorEastAsia" w:cstheme="majorBidi"/>
      <w:i/>
      <w:iCs/>
      <w:color w:val="445C19" w:themeColor="accent2" w:themeShade="80"/>
      <w:sz w:val="24"/>
      <w:szCs w:val="24"/>
    </w:rPr>
  </w:style>
  <w:style w:type="paragraph" w:styleId="Heading7">
    <w:name w:val="heading 7"/>
    <w:basedOn w:val="Normal"/>
    <w:next w:val="Normal"/>
    <w:link w:val="Heading7Char"/>
    <w:uiPriority w:val="9"/>
    <w:unhideWhenUsed/>
    <w:qFormat/>
    <w:rsid w:val="00BC5FDC"/>
    <w:pPr>
      <w:keepNext/>
      <w:keepLines/>
      <w:spacing w:before="80" w:after="0" w:line="240" w:lineRule="auto"/>
      <w:outlineLvl w:val="6"/>
    </w:pPr>
    <w:rPr>
      <w:rFonts w:asciiTheme="majorHAnsi" w:hAnsiTheme="majorHAnsi" w:eastAsiaTheme="majorEastAsia" w:cstheme="majorBidi"/>
      <w:b/>
      <w:bCs/>
      <w:color w:val="445C19" w:themeColor="accent2" w:themeShade="80"/>
      <w:sz w:val="22"/>
      <w:szCs w:val="22"/>
    </w:rPr>
  </w:style>
  <w:style w:type="paragraph" w:styleId="Heading8">
    <w:name w:val="heading 8"/>
    <w:basedOn w:val="Normal"/>
    <w:next w:val="Normal"/>
    <w:link w:val="Heading8Char"/>
    <w:uiPriority w:val="9"/>
    <w:unhideWhenUsed/>
    <w:qFormat/>
    <w:rsid w:val="00BC5FDC"/>
    <w:pPr>
      <w:keepNext/>
      <w:keepLines/>
      <w:spacing w:before="80" w:after="0" w:line="240" w:lineRule="auto"/>
      <w:outlineLvl w:val="7"/>
    </w:pPr>
    <w:rPr>
      <w:rFonts w:asciiTheme="majorHAnsi" w:hAnsiTheme="majorHAnsi" w:eastAsiaTheme="majorEastAsia" w:cstheme="majorBidi"/>
      <w:color w:val="445C19" w:themeColor="accent2" w:themeShade="80"/>
      <w:sz w:val="22"/>
      <w:szCs w:val="22"/>
    </w:rPr>
  </w:style>
  <w:style w:type="paragraph" w:styleId="Heading9">
    <w:name w:val="heading 9"/>
    <w:basedOn w:val="Normal"/>
    <w:next w:val="Normal"/>
    <w:link w:val="Heading9Char"/>
    <w:uiPriority w:val="9"/>
    <w:unhideWhenUsed/>
    <w:qFormat/>
    <w:rsid w:val="00BC5FDC"/>
    <w:pPr>
      <w:keepNext/>
      <w:keepLines/>
      <w:spacing w:before="80" w:after="0" w:line="240" w:lineRule="auto"/>
      <w:outlineLvl w:val="8"/>
    </w:pPr>
    <w:rPr>
      <w:rFonts w:asciiTheme="majorHAnsi" w:hAnsiTheme="majorHAnsi" w:eastAsiaTheme="majorEastAsia" w:cstheme="majorBidi"/>
      <w:i/>
      <w:iCs/>
      <w:color w:val="445C19" w:themeColor="accent2" w:themeShade="80"/>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pPr>
      <w:spacing w:before="180" w:after="180"/>
    </w:pPr>
  </w:style>
  <w:style w:type="paragraph" w:styleId="FirstParagraph" w:customStyle="1">
    <w:name w:val="First Paragraph"/>
    <w:basedOn w:val="BodyText"/>
    <w:next w:val="BodyText"/>
  </w:style>
  <w:style w:type="paragraph" w:styleId="Compact" w:customStyle="1">
    <w:name w:val="Compact"/>
    <w:basedOn w:val="BodyText"/>
    <w:pPr>
      <w:spacing w:before="36" w:after="36"/>
    </w:pPr>
  </w:style>
  <w:style w:type="paragraph" w:styleId="Title">
    <w:name w:val="Title"/>
    <w:basedOn w:val="Normal"/>
    <w:next w:val="Normal"/>
    <w:link w:val="TitleChar"/>
    <w:uiPriority w:val="10"/>
    <w:qFormat/>
    <w:rsid w:val="00BC5FDC"/>
    <w:pPr>
      <w:spacing w:after="0" w:line="240" w:lineRule="auto"/>
      <w:contextualSpacing/>
    </w:pPr>
    <w:rPr>
      <w:rFonts w:asciiTheme="majorHAnsi" w:hAnsiTheme="majorHAnsi" w:eastAsiaTheme="majorEastAsia" w:cstheme="majorBidi"/>
      <w:color w:val="262626" w:themeColor="text1" w:themeTint="D9"/>
      <w:sz w:val="96"/>
      <w:szCs w:val="96"/>
    </w:rPr>
  </w:style>
  <w:style w:type="paragraph" w:styleId="Subtitle">
    <w:name w:val="Subtitle"/>
    <w:basedOn w:val="Normal"/>
    <w:next w:val="Normal"/>
    <w:link w:val="SubtitleChar"/>
    <w:uiPriority w:val="11"/>
    <w:qFormat/>
    <w:rsid w:val="00BC5FDC"/>
    <w:pPr>
      <w:numPr>
        <w:ilvl w:val="1"/>
      </w:numPr>
      <w:spacing w:after="240"/>
    </w:pPr>
    <w:rPr>
      <w:caps/>
      <w:color w:val="404040" w:themeColor="text1" w:themeTint="BF"/>
      <w:spacing w:val="20"/>
      <w:sz w:val="28"/>
      <w:szCs w:val="28"/>
    </w:rPr>
  </w:style>
  <w:style w:type="paragraph" w:styleId="Author" w:customStyle="1">
    <w:name w:val="Author"/>
    <w:next w:val="BodyText"/>
    <w:pPr>
      <w:keepNext/>
      <w:keepLines/>
      <w:jc w:val="center"/>
    </w:pPr>
  </w:style>
  <w:style w:type="paragraph" w:styleId="Date">
    <w:name w:val="Date"/>
    <w:next w:val="BodyText"/>
    <w:pPr>
      <w:keepNext/>
      <w:keepLines/>
      <w:jc w:val="center"/>
    </w:pPr>
  </w:style>
  <w:style w:type="paragraph" w:styleId="Abstract" w:customStyle="1">
    <w:name w:val="Abstract"/>
    <w:basedOn w:val="Normal"/>
    <w:next w:val="BodyText"/>
    <w:pPr>
      <w:keepNext/>
      <w:keepLines/>
      <w:spacing w:before="3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next w:val="Normal"/>
    <w:link w:val="CaptionChar"/>
    <w:uiPriority w:val="35"/>
    <w:unhideWhenUsed/>
    <w:qFormat/>
    <w:rsid w:val="00BC5FDC"/>
    <w:pPr>
      <w:spacing w:line="240" w:lineRule="auto"/>
    </w:pPr>
    <w:rPr>
      <w:b/>
      <w:bCs/>
      <w:color w:val="404040" w:themeColor="text1" w:themeTint="BF"/>
      <w:sz w:val="16"/>
      <w:szCs w:val="16"/>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uiPriority w:val="35"/>
    <w:rPr>
      <w:b/>
      <w:bCs/>
      <w:color w:val="404040" w:themeColor="text1" w:themeTint="BF"/>
      <w:sz w:val="16"/>
      <w:szCs w:val="16"/>
    </w:rPr>
  </w:style>
  <w:style w:type="character" w:styleId="VerbatimChar" w:customStyle="1">
    <w:name w:val="Verbatim Char"/>
    <w:basedOn w:val="CaptionChar"/>
    <w:link w:val="SourceCode"/>
    <w:rPr>
      <w:rFonts w:ascii="Consolas" w:hAnsi="Consolas"/>
      <w:b/>
      <w:bCs/>
      <w:color w:val="404040" w:themeColor="text1" w:themeTint="BF"/>
      <w:sz w:val="22"/>
      <w:szCs w:val="16"/>
    </w:rPr>
  </w:style>
  <w:style w:type="character" w:styleId="SectionNumber" w:customStyle="1">
    <w:name w:val="Section Number"/>
    <w:basedOn w:val="CaptionChar"/>
    <w:rPr>
      <w:b/>
      <w:bCs/>
      <w:color w:val="404040" w:themeColor="text1" w:themeTint="BF"/>
      <w:sz w:val="16"/>
      <w:szCs w:val="16"/>
    </w:rPr>
  </w:style>
  <w:style w:type="character" w:styleId="FootnoteReference">
    <w:name w:val="footnote reference"/>
    <w:basedOn w:val="CaptionChar"/>
    <w:rPr>
      <w:b/>
      <w:bCs/>
      <w:color w:val="404040" w:themeColor="text1" w:themeTint="BF"/>
      <w:sz w:val="16"/>
      <w:szCs w:val="16"/>
      <w:vertAlign w:val="superscript"/>
    </w:rPr>
  </w:style>
  <w:style w:type="character" w:styleId="Hyperlink">
    <w:name w:val="Hyperlink"/>
    <w:basedOn w:val="CaptionChar"/>
    <w:uiPriority w:val="99"/>
    <w:rPr>
      <w:b/>
      <w:bCs/>
      <w:color w:val="549E39" w:themeColor="accent1"/>
      <w:sz w:val="16"/>
      <w:szCs w:val="16"/>
    </w:rPr>
  </w:style>
  <w:style w:type="paragraph" w:styleId="TOCHeading">
    <w:name w:val="TOC Heading"/>
    <w:basedOn w:val="Heading1"/>
    <w:next w:val="Normal"/>
    <w:uiPriority w:val="39"/>
    <w:unhideWhenUsed/>
    <w:qFormat/>
    <w:rsid w:val="00BC5FDC"/>
    <w:pPr>
      <w:outlineLvl w:val="9"/>
    </w:pPr>
  </w:style>
  <w:style w:type="paragraph" w:styleId="SourceCode" w:customStyle="1">
    <w:name w:val="Source Code"/>
    <w:basedOn w:val="Normal"/>
    <w:link w:val="VerbatimChar"/>
    <w:pPr>
      <w:shd w:val="clear" w:color="auto" w:fill="F8F8F8"/>
      <w:wordWrap w:val="0"/>
    </w:pPr>
  </w:style>
  <w:style w:type="character" w:styleId="KeywordTok" w:customStyle="1">
    <w:name w:val="KeywordTok"/>
    <w:basedOn w:val="VerbatimChar"/>
    <w:rPr>
      <w:rFonts w:ascii="Consolas" w:hAnsi="Consolas"/>
      <w:b w:val="0"/>
      <w:bCs/>
      <w:color w:val="204A87"/>
      <w:sz w:val="22"/>
      <w:szCs w:val="16"/>
      <w:shd w:val="clear" w:color="auto" w:fill="F8F8F8"/>
    </w:rPr>
  </w:style>
  <w:style w:type="character" w:styleId="DataTypeTok" w:customStyle="1">
    <w:name w:val="DataTypeTok"/>
    <w:basedOn w:val="VerbatimChar"/>
    <w:rPr>
      <w:rFonts w:ascii="Consolas" w:hAnsi="Consolas"/>
      <w:b/>
      <w:bCs/>
      <w:color w:val="204A87"/>
      <w:sz w:val="22"/>
      <w:szCs w:val="16"/>
      <w:shd w:val="clear" w:color="auto" w:fill="F8F8F8"/>
    </w:rPr>
  </w:style>
  <w:style w:type="character" w:styleId="DecValTok" w:customStyle="1">
    <w:name w:val="DecValTok"/>
    <w:basedOn w:val="VerbatimChar"/>
    <w:rPr>
      <w:rFonts w:ascii="Consolas" w:hAnsi="Consolas"/>
      <w:b/>
      <w:bCs/>
      <w:color w:val="0000CF"/>
      <w:sz w:val="22"/>
      <w:szCs w:val="16"/>
      <w:shd w:val="clear" w:color="auto" w:fill="F8F8F8"/>
    </w:rPr>
  </w:style>
  <w:style w:type="character" w:styleId="BaseNTok" w:customStyle="1">
    <w:name w:val="BaseNTok"/>
    <w:basedOn w:val="VerbatimChar"/>
    <w:rPr>
      <w:rFonts w:ascii="Consolas" w:hAnsi="Consolas"/>
      <w:b/>
      <w:bCs/>
      <w:color w:val="0000CF"/>
      <w:sz w:val="22"/>
      <w:szCs w:val="16"/>
      <w:shd w:val="clear" w:color="auto" w:fill="F8F8F8"/>
    </w:rPr>
  </w:style>
  <w:style w:type="character" w:styleId="FloatTok" w:customStyle="1">
    <w:name w:val="FloatTok"/>
    <w:basedOn w:val="VerbatimChar"/>
    <w:rPr>
      <w:rFonts w:ascii="Consolas" w:hAnsi="Consolas"/>
      <w:b/>
      <w:bCs/>
      <w:color w:val="0000CF"/>
      <w:sz w:val="22"/>
      <w:szCs w:val="16"/>
      <w:shd w:val="clear" w:color="auto" w:fill="F8F8F8"/>
    </w:rPr>
  </w:style>
  <w:style w:type="character" w:styleId="ConstantTok" w:customStyle="1">
    <w:name w:val="ConstantTok"/>
    <w:basedOn w:val="VerbatimChar"/>
    <w:rPr>
      <w:rFonts w:ascii="Consolas" w:hAnsi="Consolas"/>
      <w:b/>
      <w:bCs/>
      <w:color w:val="8F5902"/>
      <w:sz w:val="22"/>
      <w:szCs w:val="16"/>
      <w:shd w:val="clear" w:color="auto" w:fill="F8F8F8"/>
    </w:rPr>
  </w:style>
  <w:style w:type="character" w:styleId="CharTok" w:customStyle="1">
    <w:name w:val="CharTok"/>
    <w:basedOn w:val="VerbatimChar"/>
    <w:rPr>
      <w:rFonts w:ascii="Consolas" w:hAnsi="Consolas"/>
      <w:b/>
      <w:bCs/>
      <w:color w:val="4E9A06"/>
      <w:sz w:val="22"/>
      <w:szCs w:val="16"/>
      <w:shd w:val="clear" w:color="auto" w:fill="F8F8F8"/>
    </w:rPr>
  </w:style>
  <w:style w:type="character" w:styleId="SpecialCharTok" w:customStyle="1">
    <w:name w:val="SpecialCharTok"/>
    <w:basedOn w:val="VerbatimChar"/>
    <w:rPr>
      <w:rFonts w:ascii="Consolas" w:hAnsi="Consolas"/>
      <w:b w:val="0"/>
      <w:bCs/>
      <w:color w:val="CE5C00"/>
      <w:sz w:val="22"/>
      <w:szCs w:val="16"/>
      <w:shd w:val="clear" w:color="auto" w:fill="F8F8F8"/>
    </w:rPr>
  </w:style>
  <w:style w:type="character" w:styleId="StringTok" w:customStyle="1">
    <w:name w:val="StringTok"/>
    <w:basedOn w:val="VerbatimChar"/>
    <w:rPr>
      <w:rFonts w:ascii="Consolas" w:hAnsi="Consolas"/>
      <w:b/>
      <w:bCs/>
      <w:color w:val="4E9A06"/>
      <w:sz w:val="22"/>
      <w:szCs w:val="16"/>
      <w:shd w:val="clear" w:color="auto" w:fill="F8F8F8"/>
    </w:rPr>
  </w:style>
  <w:style w:type="character" w:styleId="VerbatimStringTok" w:customStyle="1">
    <w:name w:val="VerbatimStringTok"/>
    <w:basedOn w:val="VerbatimChar"/>
    <w:rPr>
      <w:rFonts w:ascii="Consolas" w:hAnsi="Consolas"/>
      <w:b/>
      <w:bCs/>
      <w:color w:val="4E9A06"/>
      <w:sz w:val="22"/>
      <w:szCs w:val="16"/>
      <w:shd w:val="clear" w:color="auto" w:fill="F8F8F8"/>
    </w:rPr>
  </w:style>
  <w:style w:type="character" w:styleId="SpecialStringTok" w:customStyle="1">
    <w:name w:val="SpecialStringTok"/>
    <w:basedOn w:val="VerbatimChar"/>
    <w:rPr>
      <w:rFonts w:ascii="Consolas" w:hAnsi="Consolas"/>
      <w:b/>
      <w:bCs/>
      <w:color w:val="4E9A06"/>
      <w:sz w:val="22"/>
      <w:szCs w:val="16"/>
      <w:shd w:val="clear" w:color="auto" w:fill="F8F8F8"/>
    </w:rPr>
  </w:style>
  <w:style w:type="character" w:styleId="ImportTok" w:customStyle="1">
    <w:name w:val="ImportTok"/>
    <w:basedOn w:val="VerbatimChar"/>
    <w:rPr>
      <w:rFonts w:ascii="Consolas" w:hAnsi="Consolas"/>
      <w:b/>
      <w:bCs/>
      <w:color w:val="404040" w:themeColor="text1" w:themeTint="BF"/>
      <w:sz w:val="22"/>
      <w:szCs w:val="16"/>
      <w:shd w:val="clear" w:color="auto" w:fill="F8F8F8"/>
    </w:rPr>
  </w:style>
  <w:style w:type="character" w:styleId="CommentTok" w:customStyle="1">
    <w:name w:val="CommentTok"/>
    <w:basedOn w:val="VerbatimChar"/>
    <w:rPr>
      <w:rFonts w:ascii="Consolas" w:hAnsi="Consolas"/>
      <w:b/>
      <w:bCs/>
      <w:i/>
      <w:color w:val="8F5902"/>
      <w:sz w:val="22"/>
      <w:szCs w:val="16"/>
      <w:shd w:val="clear" w:color="auto" w:fill="F8F8F8"/>
    </w:rPr>
  </w:style>
  <w:style w:type="character" w:styleId="DocumentationTok" w:customStyle="1">
    <w:name w:val="DocumentationTok"/>
    <w:basedOn w:val="VerbatimChar"/>
    <w:rPr>
      <w:rFonts w:ascii="Consolas" w:hAnsi="Consolas"/>
      <w:b w:val="0"/>
      <w:bCs/>
      <w:i/>
      <w:color w:val="8F5902"/>
      <w:sz w:val="22"/>
      <w:szCs w:val="16"/>
      <w:shd w:val="clear" w:color="auto" w:fill="F8F8F8"/>
    </w:rPr>
  </w:style>
  <w:style w:type="character" w:styleId="AnnotationTok" w:customStyle="1">
    <w:name w:val="AnnotationTok"/>
    <w:basedOn w:val="VerbatimChar"/>
    <w:rPr>
      <w:rFonts w:ascii="Consolas" w:hAnsi="Consolas"/>
      <w:b w:val="0"/>
      <w:bCs/>
      <w:i/>
      <w:color w:val="8F5902"/>
      <w:sz w:val="22"/>
      <w:szCs w:val="16"/>
      <w:shd w:val="clear" w:color="auto" w:fill="F8F8F8"/>
    </w:rPr>
  </w:style>
  <w:style w:type="character" w:styleId="CommentVarTok" w:customStyle="1">
    <w:name w:val="CommentVarTok"/>
    <w:basedOn w:val="VerbatimChar"/>
    <w:rPr>
      <w:rFonts w:ascii="Consolas" w:hAnsi="Consolas"/>
      <w:b w:val="0"/>
      <w:bCs/>
      <w:i/>
      <w:color w:val="8F5902"/>
      <w:sz w:val="22"/>
      <w:szCs w:val="16"/>
      <w:shd w:val="clear" w:color="auto" w:fill="F8F8F8"/>
    </w:rPr>
  </w:style>
  <w:style w:type="character" w:styleId="OtherTok" w:customStyle="1">
    <w:name w:val="OtherTok"/>
    <w:basedOn w:val="VerbatimChar"/>
    <w:rPr>
      <w:rFonts w:ascii="Consolas" w:hAnsi="Consolas"/>
      <w:b/>
      <w:bCs/>
      <w:color w:val="8F5902"/>
      <w:sz w:val="22"/>
      <w:szCs w:val="16"/>
      <w:shd w:val="clear" w:color="auto" w:fill="F8F8F8"/>
    </w:rPr>
  </w:style>
  <w:style w:type="character" w:styleId="FunctionTok" w:customStyle="1">
    <w:name w:val="FunctionTok"/>
    <w:basedOn w:val="VerbatimChar"/>
    <w:rPr>
      <w:rFonts w:ascii="Consolas" w:hAnsi="Consolas"/>
      <w:b w:val="0"/>
      <w:bCs/>
      <w:color w:val="204A87"/>
      <w:sz w:val="22"/>
      <w:szCs w:val="16"/>
      <w:shd w:val="clear" w:color="auto" w:fill="F8F8F8"/>
    </w:rPr>
  </w:style>
  <w:style w:type="character" w:styleId="VariableTok" w:customStyle="1">
    <w:name w:val="VariableTok"/>
    <w:basedOn w:val="VerbatimChar"/>
    <w:rPr>
      <w:rFonts w:ascii="Consolas" w:hAnsi="Consolas"/>
      <w:b/>
      <w:bCs/>
      <w:color w:val="000000"/>
      <w:sz w:val="22"/>
      <w:szCs w:val="16"/>
      <w:shd w:val="clear" w:color="auto" w:fill="F8F8F8"/>
    </w:rPr>
  </w:style>
  <w:style w:type="character" w:styleId="ControlFlowTok" w:customStyle="1">
    <w:name w:val="ControlFlowTok"/>
    <w:basedOn w:val="VerbatimChar"/>
    <w:rPr>
      <w:rFonts w:ascii="Consolas" w:hAnsi="Consolas"/>
      <w:b w:val="0"/>
      <w:bCs/>
      <w:color w:val="204A87"/>
      <w:sz w:val="22"/>
      <w:szCs w:val="16"/>
      <w:shd w:val="clear" w:color="auto" w:fill="F8F8F8"/>
    </w:rPr>
  </w:style>
  <w:style w:type="character" w:styleId="OperatorTok" w:customStyle="1">
    <w:name w:val="OperatorTok"/>
    <w:basedOn w:val="VerbatimChar"/>
    <w:rPr>
      <w:rFonts w:ascii="Consolas" w:hAnsi="Consolas"/>
      <w:b w:val="0"/>
      <w:bCs/>
      <w:color w:val="CE5C00"/>
      <w:sz w:val="22"/>
      <w:szCs w:val="16"/>
      <w:shd w:val="clear" w:color="auto" w:fill="F8F8F8"/>
    </w:rPr>
  </w:style>
  <w:style w:type="character" w:styleId="BuiltInTok" w:customStyle="1">
    <w:name w:val="BuiltInTok"/>
    <w:basedOn w:val="VerbatimChar"/>
    <w:rPr>
      <w:rFonts w:ascii="Consolas" w:hAnsi="Consolas"/>
      <w:b/>
      <w:bCs/>
      <w:color w:val="404040" w:themeColor="text1" w:themeTint="BF"/>
      <w:sz w:val="22"/>
      <w:szCs w:val="16"/>
      <w:shd w:val="clear" w:color="auto" w:fill="F8F8F8"/>
    </w:rPr>
  </w:style>
  <w:style w:type="character" w:styleId="ExtensionTok" w:customStyle="1">
    <w:name w:val="ExtensionTok"/>
    <w:basedOn w:val="VerbatimChar"/>
    <w:rPr>
      <w:rFonts w:ascii="Consolas" w:hAnsi="Consolas"/>
      <w:b/>
      <w:bCs/>
      <w:color w:val="404040" w:themeColor="text1" w:themeTint="BF"/>
      <w:sz w:val="22"/>
      <w:szCs w:val="16"/>
      <w:shd w:val="clear" w:color="auto" w:fill="F8F8F8"/>
    </w:rPr>
  </w:style>
  <w:style w:type="character" w:styleId="PreprocessorTok" w:customStyle="1">
    <w:name w:val="PreprocessorTok"/>
    <w:basedOn w:val="VerbatimChar"/>
    <w:rPr>
      <w:rFonts w:ascii="Consolas" w:hAnsi="Consolas"/>
      <w:b/>
      <w:bCs/>
      <w:i/>
      <w:color w:val="8F5902"/>
      <w:sz w:val="22"/>
      <w:szCs w:val="16"/>
      <w:shd w:val="clear" w:color="auto" w:fill="F8F8F8"/>
    </w:rPr>
  </w:style>
  <w:style w:type="character" w:styleId="AttributeTok" w:customStyle="1">
    <w:name w:val="AttributeTok"/>
    <w:basedOn w:val="VerbatimChar"/>
    <w:rPr>
      <w:rFonts w:ascii="Consolas" w:hAnsi="Consolas"/>
      <w:b/>
      <w:bCs/>
      <w:color w:val="204A87"/>
      <w:sz w:val="22"/>
      <w:szCs w:val="16"/>
      <w:shd w:val="clear" w:color="auto" w:fill="F8F8F8"/>
    </w:rPr>
  </w:style>
  <w:style w:type="character" w:styleId="RegionMarkerTok" w:customStyle="1">
    <w:name w:val="RegionMarkerTok"/>
    <w:basedOn w:val="VerbatimChar"/>
    <w:rPr>
      <w:rFonts w:ascii="Consolas" w:hAnsi="Consolas"/>
      <w:b/>
      <w:bCs/>
      <w:color w:val="404040" w:themeColor="text1" w:themeTint="BF"/>
      <w:sz w:val="22"/>
      <w:szCs w:val="16"/>
      <w:shd w:val="clear" w:color="auto" w:fill="F8F8F8"/>
    </w:rPr>
  </w:style>
  <w:style w:type="character" w:styleId="InformationTok" w:customStyle="1">
    <w:name w:val="InformationTok"/>
    <w:basedOn w:val="VerbatimChar"/>
    <w:rPr>
      <w:rFonts w:ascii="Consolas" w:hAnsi="Consolas"/>
      <w:b w:val="0"/>
      <w:bCs/>
      <w:i/>
      <w:color w:val="8F5902"/>
      <w:sz w:val="22"/>
      <w:szCs w:val="16"/>
      <w:shd w:val="clear" w:color="auto" w:fill="F8F8F8"/>
    </w:rPr>
  </w:style>
  <w:style w:type="character" w:styleId="WarningTok" w:customStyle="1">
    <w:name w:val="WarningTok"/>
    <w:basedOn w:val="VerbatimChar"/>
    <w:rPr>
      <w:rFonts w:ascii="Consolas" w:hAnsi="Consolas"/>
      <w:b w:val="0"/>
      <w:bCs/>
      <w:i/>
      <w:color w:val="8F5902"/>
      <w:sz w:val="22"/>
      <w:szCs w:val="16"/>
      <w:shd w:val="clear" w:color="auto" w:fill="F8F8F8"/>
    </w:rPr>
  </w:style>
  <w:style w:type="character" w:styleId="AlertTok" w:customStyle="1">
    <w:name w:val="AlertTok"/>
    <w:basedOn w:val="VerbatimChar"/>
    <w:rPr>
      <w:rFonts w:ascii="Consolas" w:hAnsi="Consolas"/>
      <w:b/>
      <w:bCs/>
      <w:color w:val="EF2929"/>
      <w:sz w:val="22"/>
      <w:szCs w:val="16"/>
      <w:shd w:val="clear" w:color="auto" w:fill="F8F8F8"/>
    </w:rPr>
  </w:style>
  <w:style w:type="character" w:styleId="ErrorTok" w:customStyle="1">
    <w:name w:val="ErrorTok"/>
    <w:basedOn w:val="VerbatimChar"/>
    <w:rPr>
      <w:rFonts w:ascii="Consolas" w:hAnsi="Consolas"/>
      <w:b w:val="0"/>
      <w:bCs/>
      <w:color w:val="A40000"/>
      <w:sz w:val="22"/>
      <w:szCs w:val="16"/>
      <w:shd w:val="clear" w:color="auto" w:fill="F8F8F8"/>
    </w:rPr>
  </w:style>
  <w:style w:type="character" w:styleId="NormalTok" w:customStyle="1">
    <w:name w:val="NormalTok"/>
    <w:basedOn w:val="VerbatimChar"/>
    <w:rPr>
      <w:rFonts w:ascii="Consolas" w:hAnsi="Consolas"/>
      <w:b/>
      <w:bCs/>
      <w:color w:val="404040" w:themeColor="text1" w:themeTint="BF"/>
      <w:sz w:val="22"/>
      <w:szCs w:val="16"/>
      <w:shd w:val="clear" w:color="auto" w:fill="F8F8F8"/>
    </w:rPr>
  </w:style>
  <w:style w:type="paragraph" w:styleId="CommentText">
    <w:name w:val="annotation text"/>
    <w:basedOn w:val="Normal"/>
    <w:link w:val="CommentTextChar"/>
    <w:rPr>
      <w:sz w:val="20"/>
      <w:szCs w:val="20"/>
    </w:rPr>
  </w:style>
  <w:style w:type="character" w:styleId="CommentTextChar" w:customStyle="1">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character" w:styleId="Heading1Char" w:customStyle="1">
    <w:name w:val="Heading 1 Char"/>
    <w:basedOn w:val="DefaultParagraphFont"/>
    <w:link w:val="Heading1"/>
    <w:uiPriority w:val="9"/>
    <w:rsid w:val="00BC5FDC"/>
    <w:rPr>
      <w:rFonts w:asciiTheme="majorHAnsi" w:hAnsiTheme="majorHAnsi" w:eastAsiaTheme="majorEastAsia" w:cstheme="majorBidi"/>
      <w:color w:val="262626" w:themeColor="text1" w:themeTint="D9"/>
      <w:sz w:val="40"/>
      <w:szCs w:val="40"/>
    </w:rPr>
  </w:style>
  <w:style w:type="character" w:styleId="Heading2Char" w:customStyle="1">
    <w:name w:val="Heading 2 Char"/>
    <w:basedOn w:val="DefaultParagraphFont"/>
    <w:link w:val="Heading2"/>
    <w:uiPriority w:val="9"/>
    <w:rsid w:val="00BC5FDC"/>
    <w:rPr>
      <w:rFonts w:asciiTheme="majorHAnsi" w:hAnsiTheme="majorHAnsi" w:eastAsiaTheme="majorEastAsia" w:cstheme="majorBidi"/>
      <w:color w:val="8AB833" w:themeColor="accent2"/>
      <w:sz w:val="36"/>
      <w:szCs w:val="36"/>
    </w:rPr>
  </w:style>
  <w:style w:type="character" w:styleId="Heading3Char" w:customStyle="1">
    <w:name w:val="Heading 3 Char"/>
    <w:basedOn w:val="DefaultParagraphFont"/>
    <w:link w:val="Heading3"/>
    <w:uiPriority w:val="9"/>
    <w:rsid w:val="00BC5FDC"/>
    <w:rPr>
      <w:rFonts w:asciiTheme="majorHAnsi" w:hAnsiTheme="majorHAnsi" w:eastAsiaTheme="majorEastAsia" w:cstheme="majorBidi"/>
      <w:color w:val="668926" w:themeColor="accent2" w:themeShade="BF"/>
      <w:sz w:val="32"/>
      <w:szCs w:val="32"/>
    </w:rPr>
  </w:style>
  <w:style w:type="character" w:styleId="Heading4Char" w:customStyle="1">
    <w:name w:val="Heading 4 Char"/>
    <w:basedOn w:val="DefaultParagraphFont"/>
    <w:link w:val="Heading4"/>
    <w:uiPriority w:val="9"/>
    <w:rsid w:val="00BC5FDC"/>
    <w:rPr>
      <w:rFonts w:asciiTheme="majorHAnsi" w:hAnsiTheme="majorHAnsi" w:eastAsiaTheme="majorEastAsia" w:cstheme="majorBidi"/>
      <w:i/>
      <w:iCs/>
      <w:color w:val="445C19" w:themeColor="accent2" w:themeShade="80"/>
      <w:sz w:val="28"/>
      <w:szCs w:val="28"/>
    </w:rPr>
  </w:style>
  <w:style w:type="character" w:styleId="Heading5Char" w:customStyle="1">
    <w:name w:val="Heading 5 Char"/>
    <w:basedOn w:val="DefaultParagraphFont"/>
    <w:link w:val="Heading5"/>
    <w:uiPriority w:val="9"/>
    <w:rsid w:val="00BC5FDC"/>
    <w:rPr>
      <w:rFonts w:asciiTheme="majorHAnsi" w:hAnsiTheme="majorHAnsi" w:eastAsiaTheme="majorEastAsia" w:cstheme="majorBidi"/>
      <w:color w:val="668926" w:themeColor="accent2" w:themeShade="BF"/>
      <w:sz w:val="24"/>
      <w:szCs w:val="24"/>
    </w:rPr>
  </w:style>
  <w:style w:type="character" w:styleId="Heading6Char" w:customStyle="1">
    <w:name w:val="Heading 6 Char"/>
    <w:basedOn w:val="DefaultParagraphFont"/>
    <w:link w:val="Heading6"/>
    <w:uiPriority w:val="9"/>
    <w:rsid w:val="00BC5FDC"/>
    <w:rPr>
      <w:rFonts w:asciiTheme="majorHAnsi" w:hAnsiTheme="majorHAnsi" w:eastAsiaTheme="majorEastAsia" w:cstheme="majorBidi"/>
      <w:i/>
      <w:iCs/>
      <w:color w:val="445C19" w:themeColor="accent2" w:themeShade="80"/>
      <w:sz w:val="24"/>
      <w:szCs w:val="24"/>
    </w:rPr>
  </w:style>
  <w:style w:type="character" w:styleId="Heading7Char" w:customStyle="1">
    <w:name w:val="Heading 7 Char"/>
    <w:basedOn w:val="DefaultParagraphFont"/>
    <w:link w:val="Heading7"/>
    <w:uiPriority w:val="9"/>
    <w:rsid w:val="00BC5FDC"/>
    <w:rPr>
      <w:rFonts w:asciiTheme="majorHAnsi" w:hAnsiTheme="majorHAnsi" w:eastAsiaTheme="majorEastAsia" w:cstheme="majorBidi"/>
      <w:b/>
      <w:bCs/>
      <w:color w:val="445C19" w:themeColor="accent2" w:themeShade="80"/>
      <w:sz w:val="22"/>
      <w:szCs w:val="22"/>
    </w:rPr>
  </w:style>
  <w:style w:type="character" w:styleId="Heading8Char" w:customStyle="1">
    <w:name w:val="Heading 8 Char"/>
    <w:basedOn w:val="DefaultParagraphFont"/>
    <w:link w:val="Heading8"/>
    <w:uiPriority w:val="9"/>
    <w:rsid w:val="00BC5FDC"/>
    <w:rPr>
      <w:rFonts w:asciiTheme="majorHAnsi" w:hAnsiTheme="majorHAnsi" w:eastAsiaTheme="majorEastAsia" w:cstheme="majorBidi"/>
      <w:color w:val="445C19" w:themeColor="accent2" w:themeShade="80"/>
      <w:sz w:val="22"/>
      <w:szCs w:val="22"/>
    </w:rPr>
  </w:style>
  <w:style w:type="character" w:styleId="Heading9Char" w:customStyle="1">
    <w:name w:val="Heading 9 Char"/>
    <w:basedOn w:val="DefaultParagraphFont"/>
    <w:link w:val="Heading9"/>
    <w:uiPriority w:val="9"/>
    <w:rsid w:val="00BC5FDC"/>
    <w:rPr>
      <w:rFonts w:asciiTheme="majorHAnsi" w:hAnsiTheme="majorHAnsi" w:eastAsiaTheme="majorEastAsia" w:cstheme="majorBidi"/>
      <w:i/>
      <w:iCs/>
      <w:color w:val="445C19" w:themeColor="accent2" w:themeShade="80"/>
      <w:sz w:val="22"/>
      <w:szCs w:val="22"/>
    </w:rPr>
  </w:style>
  <w:style w:type="character" w:styleId="TitleChar" w:customStyle="1">
    <w:name w:val="Title Char"/>
    <w:basedOn w:val="DefaultParagraphFont"/>
    <w:link w:val="Title"/>
    <w:uiPriority w:val="10"/>
    <w:rsid w:val="00BC5FDC"/>
    <w:rPr>
      <w:rFonts w:asciiTheme="majorHAnsi" w:hAnsiTheme="majorHAnsi" w:eastAsiaTheme="majorEastAsia" w:cstheme="majorBidi"/>
      <w:color w:val="262626" w:themeColor="text1" w:themeTint="D9"/>
      <w:sz w:val="96"/>
      <w:szCs w:val="96"/>
    </w:rPr>
  </w:style>
  <w:style w:type="character" w:styleId="SubtitleChar" w:customStyle="1">
    <w:name w:val="Subtitle Char"/>
    <w:basedOn w:val="DefaultParagraphFont"/>
    <w:link w:val="Subtitle"/>
    <w:uiPriority w:val="11"/>
    <w:rsid w:val="00BC5FDC"/>
    <w:rPr>
      <w:caps/>
      <w:color w:val="404040" w:themeColor="text1" w:themeTint="BF"/>
      <w:spacing w:val="20"/>
      <w:sz w:val="28"/>
      <w:szCs w:val="28"/>
    </w:rPr>
  </w:style>
  <w:style w:type="character" w:styleId="Strong">
    <w:name w:val="Strong"/>
    <w:basedOn w:val="DefaultParagraphFont"/>
    <w:uiPriority w:val="22"/>
    <w:qFormat/>
    <w:rsid w:val="00BC5FDC"/>
    <w:rPr>
      <w:b/>
      <w:bCs/>
    </w:rPr>
  </w:style>
  <w:style w:type="character" w:styleId="Emphasis">
    <w:name w:val="Emphasis"/>
    <w:basedOn w:val="DefaultParagraphFont"/>
    <w:uiPriority w:val="20"/>
    <w:qFormat/>
    <w:rsid w:val="00BC5FDC"/>
    <w:rPr>
      <w:i/>
      <w:iCs/>
      <w:color w:val="000000" w:themeColor="text1"/>
    </w:rPr>
  </w:style>
  <w:style w:type="paragraph" w:styleId="NoSpacing">
    <w:name w:val="No Spacing"/>
    <w:uiPriority w:val="1"/>
    <w:qFormat/>
    <w:rsid w:val="00BC5FDC"/>
    <w:pPr>
      <w:spacing w:after="0" w:line="240" w:lineRule="auto"/>
    </w:pPr>
  </w:style>
  <w:style w:type="paragraph" w:styleId="Quote">
    <w:name w:val="Quote"/>
    <w:basedOn w:val="Normal"/>
    <w:next w:val="Normal"/>
    <w:link w:val="QuoteChar"/>
    <w:uiPriority w:val="29"/>
    <w:qFormat/>
    <w:rsid w:val="00BC5FDC"/>
    <w:pPr>
      <w:spacing w:before="160"/>
      <w:ind w:left="720" w:right="720"/>
      <w:jc w:val="center"/>
    </w:pPr>
    <w:rPr>
      <w:rFonts w:asciiTheme="majorHAnsi" w:hAnsiTheme="majorHAnsi" w:eastAsiaTheme="majorEastAsia" w:cstheme="majorBidi"/>
      <w:color w:val="000000" w:themeColor="text1"/>
      <w:sz w:val="24"/>
      <w:szCs w:val="24"/>
    </w:rPr>
  </w:style>
  <w:style w:type="character" w:styleId="QuoteChar" w:customStyle="1">
    <w:name w:val="Quote Char"/>
    <w:basedOn w:val="DefaultParagraphFont"/>
    <w:link w:val="Quote"/>
    <w:uiPriority w:val="29"/>
    <w:rsid w:val="00BC5FDC"/>
    <w:rPr>
      <w:rFonts w:asciiTheme="majorHAnsi" w:hAnsiTheme="majorHAnsi" w:eastAsiaTheme="majorEastAsia" w:cstheme="majorBidi"/>
      <w:color w:val="000000" w:themeColor="text1"/>
      <w:sz w:val="24"/>
      <w:szCs w:val="24"/>
    </w:rPr>
  </w:style>
  <w:style w:type="paragraph" w:styleId="IntenseQuote">
    <w:name w:val="Intense Quote"/>
    <w:basedOn w:val="Normal"/>
    <w:next w:val="Normal"/>
    <w:link w:val="IntenseQuoteChar"/>
    <w:uiPriority w:val="30"/>
    <w:qFormat/>
    <w:rsid w:val="00BC5FDC"/>
    <w:pPr>
      <w:pBdr>
        <w:top w:val="single" w:color="8AB833" w:themeColor="accent2" w:sz="24" w:space="4"/>
      </w:pBdr>
      <w:spacing w:before="240" w:after="240" w:line="240" w:lineRule="auto"/>
      <w:ind w:left="936" w:right="936"/>
      <w:jc w:val="center"/>
    </w:pPr>
    <w:rPr>
      <w:rFonts w:asciiTheme="majorHAnsi" w:hAnsiTheme="majorHAnsi" w:eastAsiaTheme="majorEastAsia" w:cstheme="majorBidi"/>
      <w:sz w:val="24"/>
      <w:szCs w:val="24"/>
    </w:rPr>
  </w:style>
  <w:style w:type="character" w:styleId="IntenseQuoteChar" w:customStyle="1">
    <w:name w:val="Intense Quote Char"/>
    <w:basedOn w:val="DefaultParagraphFont"/>
    <w:link w:val="IntenseQuote"/>
    <w:uiPriority w:val="30"/>
    <w:rsid w:val="00BC5FDC"/>
    <w:rPr>
      <w:rFonts w:asciiTheme="majorHAnsi" w:hAnsiTheme="majorHAnsi" w:eastAsiaTheme="majorEastAsia" w:cstheme="majorBidi"/>
      <w:sz w:val="24"/>
      <w:szCs w:val="24"/>
    </w:rPr>
  </w:style>
  <w:style w:type="character" w:styleId="SubtleEmphasis">
    <w:name w:val="Subtle Emphasis"/>
    <w:basedOn w:val="DefaultParagraphFont"/>
    <w:uiPriority w:val="19"/>
    <w:qFormat/>
    <w:rsid w:val="00BC5FDC"/>
    <w:rPr>
      <w:i/>
      <w:iCs/>
      <w:color w:val="595959" w:themeColor="text1" w:themeTint="A6"/>
    </w:rPr>
  </w:style>
  <w:style w:type="character" w:styleId="IntenseEmphasis">
    <w:name w:val="Intense Emphasis"/>
    <w:basedOn w:val="DefaultParagraphFont"/>
    <w:uiPriority w:val="21"/>
    <w:qFormat/>
    <w:rsid w:val="00BC5FDC"/>
    <w:rPr>
      <w:b/>
      <w:bCs/>
      <w:i/>
      <w:iCs/>
      <w:caps w:val="0"/>
      <w:smallCaps w:val="0"/>
      <w:strike w:val="0"/>
      <w:dstrike w:val="0"/>
      <w:color w:val="8AB833" w:themeColor="accent2"/>
    </w:rPr>
  </w:style>
  <w:style w:type="character" w:styleId="SubtleReference">
    <w:name w:val="Subtle Reference"/>
    <w:basedOn w:val="DefaultParagraphFont"/>
    <w:uiPriority w:val="31"/>
    <w:qFormat/>
    <w:rsid w:val="00BC5FD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C5FDC"/>
    <w:rPr>
      <w:b/>
      <w:bCs/>
      <w:caps w:val="0"/>
      <w:smallCaps/>
      <w:color w:val="auto"/>
      <w:spacing w:val="0"/>
      <w:u w:val="single"/>
    </w:rPr>
  </w:style>
  <w:style w:type="character" w:styleId="BookTitle">
    <w:name w:val="Book Title"/>
    <w:basedOn w:val="DefaultParagraphFont"/>
    <w:uiPriority w:val="33"/>
    <w:qFormat/>
    <w:rsid w:val="00BC5FDC"/>
    <w:rPr>
      <w:b/>
      <w:bCs/>
      <w:caps w:val="0"/>
      <w:smallCaps/>
      <w:spacing w:val="0"/>
    </w:rPr>
  </w:style>
  <w:style w:type="paragraph" w:styleId="TOC1">
    <w:name w:val="toc 1"/>
    <w:basedOn w:val="Normal"/>
    <w:next w:val="Normal"/>
    <w:autoRedefine/>
    <w:uiPriority w:val="39"/>
    <w:rsid w:val="00144D2F"/>
    <w:pPr>
      <w:spacing w:after="100"/>
    </w:pPr>
  </w:style>
  <w:style w:type="paragraph" w:styleId="TOC2">
    <w:name w:val="toc 2"/>
    <w:basedOn w:val="Normal"/>
    <w:next w:val="Normal"/>
    <w:autoRedefine/>
    <w:uiPriority w:val="39"/>
    <w:rsid w:val="00144D2F"/>
    <w:pPr>
      <w:spacing w:after="100"/>
      <w:ind w:left="210"/>
    </w:pPr>
  </w:style>
  <w:style w:type="paragraph" w:styleId="ListParagraph">
    <w:name w:val="List Paragraph"/>
    <w:basedOn w:val="Normal"/>
    <w:uiPriority w:val="34"/>
    <w:qFormat/>
    <w:rsid w:val="00391D69"/>
    <w:pPr>
      <w:ind w:left="720"/>
      <w:contextualSpacing/>
    </w:pPr>
  </w:style>
  <w:style w:type="paragraph" w:styleId="Header">
    <w:name w:val="header"/>
    <w:basedOn w:val="Normal"/>
    <w:link w:val="HeaderChar"/>
    <w:uiPriority w:val="99"/>
    <w:rsid w:val="0033601C"/>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601C"/>
  </w:style>
  <w:style w:type="paragraph" w:styleId="Footer">
    <w:name w:val="footer"/>
    <w:basedOn w:val="Normal"/>
    <w:link w:val="FooterChar"/>
    <w:rsid w:val="0033601C"/>
    <w:pPr>
      <w:tabs>
        <w:tab w:val="center" w:pos="4513"/>
        <w:tab w:val="right" w:pos="9026"/>
      </w:tabs>
      <w:spacing w:after="0" w:line="240" w:lineRule="auto"/>
    </w:pPr>
  </w:style>
  <w:style w:type="character" w:styleId="FooterChar" w:customStyle="1">
    <w:name w:val="Footer Char"/>
    <w:basedOn w:val="DefaultParagraphFont"/>
    <w:link w:val="Footer"/>
    <w:rsid w:val="0033601C"/>
  </w:style>
  <w:style w:type="paragraph" w:styleId="Revision">
    <w:name w:val="Revision"/>
    <w:hidden/>
    <w:rsid w:val="00D45851"/>
    <w:pPr>
      <w:spacing w:after="0" w:line="240" w:lineRule="auto"/>
    </w:pPr>
  </w:style>
  <w:style w:type="paragraph" w:styleId="CommentSubject">
    <w:name w:val="annotation subject"/>
    <w:basedOn w:val="CommentText"/>
    <w:next w:val="CommentText"/>
    <w:link w:val="CommentSubjectChar"/>
    <w:rsid w:val="00CD6209"/>
    <w:pPr>
      <w:spacing w:line="240" w:lineRule="auto"/>
    </w:pPr>
    <w:rPr>
      <w:b/>
      <w:bCs/>
    </w:rPr>
  </w:style>
  <w:style w:type="character" w:styleId="CommentSubjectChar" w:customStyle="1">
    <w:name w:val="Comment Subject Char"/>
    <w:basedOn w:val="CommentTextChar"/>
    <w:link w:val="CommentSubject"/>
    <w:rsid w:val="00CD6209"/>
    <w:rPr>
      <w:b/>
      <w:bCs/>
      <w:sz w:val="20"/>
      <w:szCs w:val="20"/>
    </w:rPr>
  </w:style>
  <w:style w:type="character" w:styleId="PlaceholderText">
    <w:name w:val="Placeholder Text"/>
    <w:basedOn w:val="DefaultParagraphFont"/>
    <w:rsid w:val="00CD453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57572">
      <w:bodyDiv w:val="1"/>
      <w:marLeft w:val="0"/>
      <w:marRight w:val="0"/>
      <w:marTop w:val="0"/>
      <w:marBottom w:val="0"/>
      <w:divBdr>
        <w:top w:val="none" w:sz="0" w:space="0" w:color="auto"/>
        <w:left w:val="none" w:sz="0" w:space="0" w:color="auto"/>
        <w:bottom w:val="none" w:sz="0" w:space="0" w:color="auto"/>
        <w:right w:val="none" w:sz="0" w:space="0" w:color="auto"/>
      </w:divBdr>
    </w:div>
    <w:div w:id="311714730">
      <w:bodyDiv w:val="1"/>
      <w:marLeft w:val="0"/>
      <w:marRight w:val="0"/>
      <w:marTop w:val="0"/>
      <w:marBottom w:val="0"/>
      <w:divBdr>
        <w:top w:val="none" w:sz="0" w:space="0" w:color="auto"/>
        <w:left w:val="none" w:sz="0" w:space="0" w:color="auto"/>
        <w:bottom w:val="none" w:sz="0" w:space="0" w:color="auto"/>
        <w:right w:val="none" w:sz="0" w:space="0" w:color="auto"/>
      </w:divBdr>
    </w:div>
    <w:div w:id="321158428">
      <w:bodyDiv w:val="1"/>
      <w:marLeft w:val="0"/>
      <w:marRight w:val="0"/>
      <w:marTop w:val="0"/>
      <w:marBottom w:val="0"/>
      <w:divBdr>
        <w:top w:val="none" w:sz="0" w:space="0" w:color="auto"/>
        <w:left w:val="none" w:sz="0" w:space="0" w:color="auto"/>
        <w:bottom w:val="none" w:sz="0" w:space="0" w:color="auto"/>
        <w:right w:val="none" w:sz="0" w:space="0" w:color="auto"/>
      </w:divBdr>
    </w:div>
    <w:div w:id="612901232">
      <w:bodyDiv w:val="1"/>
      <w:marLeft w:val="0"/>
      <w:marRight w:val="0"/>
      <w:marTop w:val="0"/>
      <w:marBottom w:val="0"/>
      <w:divBdr>
        <w:top w:val="none" w:sz="0" w:space="0" w:color="auto"/>
        <w:left w:val="none" w:sz="0" w:space="0" w:color="auto"/>
        <w:bottom w:val="none" w:sz="0" w:space="0" w:color="auto"/>
        <w:right w:val="none" w:sz="0" w:space="0" w:color="auto"/>
      </w:divBdr>
      <w:divsChild>
        <w:div w:id="76949843">
          <w:marLeft w:val="480"/>
          <w:marRight w:val="0"/>
          <w:marTop w:val="0"/>
          <w:marBottom w:val="0"/>
          <w:divBdr>
            <w:top w:val="none" w:sz="0" w:space="0" w:color="auto"/>
            <w:left w:val="none" w:sz="0" w:space="0" w:color="auto"/>
            <w:bottom w:val="none" w:sz="0" w:space="0" w:color="auto"/>
            <w:right w:val="none" w:sz="0" w:space="0" w:color="auto"/>
          </w:divBdr>
        </w:div>
        <w:div w:id="93982333">
          <w:marLeft w:val="480"/>
          <w:marRight w:val="0"/>
          <w:marTop w:val="0"/>
          <w:marBottom w:val="0"/>
          <w:divBdr>
            <w:top w:val="none" w:sz="0" w:space="0" w:color="auto"/>
            <w:left w:val="none" w:sz="0" w:space="0" w:color="auto"/>
            <w:bottom w:val="none" w:sz="0" w:space="0" w:color="auto"/>
            <w:right w:val="none" w:sz="0" w:space="0" w:color="auto"/>
          </w:divBdr>
        </w:div>
        <w:div w:id="122578518">
          <w:marLeft w:val="480"/>
          <w:marRight w:val="0"/>
          <w:marTop w:val="0"/>
          <w:marBottom w:val="0"/>
          <w:divBdr>
            <w:top w:val="none" w:sz="0" w:space="0" w:color="auto"/>
            <w:left w:val="none" w:sz="0" w:space="0" w:color="auto"/>
            <w:bottom w:val="none" w:sz="0" w:space="0" w:color="auto"/>
            <w:right w:val="none" w:sz="0" w:space="0" w:color="auto"/>
          </w:divBdr>
        </w:div>
        <w:div w:id="367949468">
          <w:marLeft w:val="480"/>
          <w:marRight w:val="0"/>
          <w:marTop w:val="0"/>
          <w:marBottom w:val="0"/>
          <w:divBdr>
            <w:top w:val="none" w:sz="0" w:space="0" w:color="auto"/>
            <w:left w:val="none" w:sz="0" w:space="0" w:color="auto"/>
            <w:bottom w:val="none" w:sz="0" w:space="0" w:color="auto"/>
            <w:right w:val="none" w:sz="0" w:space="0" w:color="auto"/>
          </w:divBdr>
        </w:div>
        <w:div w:id="390539403">
          <w:marLeft w:val="480"/>
          <w:marRight w:val="0"/>
          <w:marTop w:val="0"/>
          <w:marBottom w:val="0"/>
          <w:divBdr>
            <w:top w:val="none" w:sz="0" w:space="0" w:color="auto"/>
            <w:left w:val="none" w:sz="0" w:space="0" w:color="auto"/>
            <w:bottom w:val="none" w:sz="0" w:space="0" w:color="auto"/>
            <w:right w:val="none" w:sz="0" w:space="0" w:color="auto"/>
          </w:divBdr>
        </w:div>
        <w:div w:id="625308661">
          <w:marLeft w:val="480"/>
          <w:marRight w:val="0"/>
          <w:marTop w:val="0"/>
          <w:marBottom w:val="0"/>
          <w:divBdr>
            <w:top w:val="none" w:sz="0" w:space="0" w:color="auto"/>
            <w:left w:val="none" w:sz="0" w:space="0" w:color="auto"/>
            <w:bottom w:val="none" w:sz="0" w:space="0" w:color="auto"/>
            <w:right w:val="none" w:sz="0" w:space="0" w:color="auto"/>
          </w:divBdr>
        </w:div>
        <w:div w:id="645091836">
          <w:marLeft w:val="480"/>
          <w:marRight w:val="0"/>
          <w:marTop w:val="0"/>
          <w:marBottom w:val="0"/>
          <w:divBdr>
            <w:top w:val="none" w:sz="0" w:space="0" w:color="auto"/>
            <w:left w:val="none" w:sz="0" w:space="0" w:color="auto"/>
            <w:bottom w:val="none" w:sz="0" w:space="0" w:color="auto"/>
            <w:right w:val="none" w:sz="0" w:space="0" w:color="auto"/>
          </w:divBdr>
        </w:div>
        <w:div w:id="940062972">
          <w:marLeft w:val="480"/>
          <w:marRight w:val="0"/>
          <w:marTop w:val="0"/>
          <w:marBottom w:val="0"/>
          <w:divBdr>
            <w:top w:val="none" w:sz="0" w:space="0" w:color="auto"/>
            <w:left w:val="none" w:sz="0" w:space="0" w:color="auto"/>
            <w:bottom w:val="none" w:sz="0" w:space="0" w:color="auto"/>
            <w:right w:val="none" w:sz="0" w:space="0" w:color="auto"/>
          </w:divBdr>
        </w:div>
        <w:div w:id="979730306">
          <w:marLeft w:val="480"/>
          <w:marRight w:val="0"/>
          <w:marTop w:val="0"/>
          <w:marBottom w:val="0"/>
          <w:divBdr>
            <w:top w:val="none" w:sz="0" w:space="0" w:color="auto"/>
            <w:left w:val="none" w:sz="0" w:space="0" w:color="auto"/>
            <w:bottom w:val="none" w:sz="0" w:space="0" w:color="auto"/>
            <w:right w:val="none" w:sz="0" w:space="0" w:color="auto"/>
          </w:divBdr>
        </w:div>
        <w:div w:id="1237936559">
          <w:marLeft w:val="480"/>
          <w:marRight w:val="0"/>
          <w:marTop w:val="0"/>
          <w:marBottom w:val="0"/>
          <w:divBdr>
            <w:top w:val="none" w:sz="0" w:space="0" w:color="auto"/>
            <w:left w:val="none" w:sz="0" w:space="0" w:color="auto"/>
            <w:bottom w:val="none" w:sz="0" w:space="0" w:color="auto"/>
            <w:right w:val="none" w:sz="0" w:space="0" w:color="auto"/>
          </w:divBdr>
        </w:div>
        <w:div w:id="1258637116">
          <w:marLeft w:val="480"/>
          <w:marRight w:val="0"/>
          <w:marTop w:val="0"/>
          <w:marBottom w:val="0"/>
          <w:divBdr>
            <w:top w:val="none" w:sz="0" w:space="0" w:color="auto"/>
            <w:left w:val="none" w:sz="0" w:space="0" w:color="auto"/>
            <w:bottom w:val="none" w:sz="0" w:space="0" w:color="auto"/>
            <w:right w:val="none" w:sz="0" w:space="0" w:color="auto"/>
          </w:divBdr>
        </w:div>
        <w:div w:id="1360814884">
          <w:marLeft w:val="480"/>
          <w:marRight w:val="0"/>
          <w:marTop w:val="0"/>
          <w:marBottom w:val="0"/>
          <w:divBdr>
            <w:top w:val="none" w:sz="0" w:space="0" w:color="auto"/>
            <w:left w:val="none" w:sz="0" w:space="0" w:color="auto"/>
            <w:bottom w:val="none" w:sz="0" w:space="0" w:color="auto"/>
            <w:right w:val="none" w:sz="0" w:space="0" w:color="auto"/>
          </w:divBdr>
        </w:div>
        <w:div w:id="1369182211">
          <w:marLeft w:val="480"/>
          <w:marRight w:val="0"/>
          <w:marTop w:val="0"/>
          <w:marBottom w:val="0"/>
          <w:divBdr>
            <w:top w:val="none" w:sz="0" w:space="0" w:color="auto"/>
            <w:left w:val="none" w:sz="0" w:space="0" w:color="auto"/>
            <w:bottom w:val="none" w:sz="0" w:space="0" w:color="auto"/>
            <w:right w:val="none" w:sz="0" w:space="0" w:color="auto"/>
          </w:divBdr>
        </w:div>
        <w:div w:id="1753546963">
          <w:marLeft w:val="480"/>
          <w:marRight w:val="0"/>
          <w:marTop w:val="0"/>
          <w:marBottom w:val="0"/>
          <w:divBdr>
            <w:top w:val="none" w:sz="0" w:space="0" w:color="auto"/>
            <w:left w:val="none" w:sz="0" w:space="0" w:color="auto"/>
            <w:bottom w:val="none" w:sz="0" w:space="0" w:color="auto"/>
            <w:right w:val="none" w:sz="0" w:space="0" w:color="auto"/>
          </w:divBdr>
        </w:div>
        <w:div w:id="1781801982">
          <w:marLeft w:val="480"/>
          <w:marRight w:val="0"/>
          <w:marTop w:val="0"/>
          <w:marBottom w:val="0"/>
          <w:divBdr>
            <w:top w:val="none" w:sz="0" w:space="0" w:color="auto"/>
            <w:left w:val="none" w:sz="0" w:space="0" w:color="auto"/>
            <w:bottom w:val="none" w:sz="0" w:space="0" w:color="auto"/>
            <w:right w:val="none" w:sz="0" w:space="0" w:color="auto"/>
          </w:divBdr>
        </w:div>
        <w:div w:id="1938980221">
          <w:marLeft w:val="480"/>
          <w:marRight w:val="0"/>
          <w:marTop w:val="0"/>
          <w:marBottom w:val="0"/>
          <w:divBdr>
            <w:top w:val="none" w:sz="0" w:space="0" w:color="auto"/>
            <w:left w:val="none" w:sz="0" w:space="0" w:color="auto"/>
            <w:bottom w:val="none" w:sz="0" w:space="0" w:color="auto"/>
            <w:right w:val="none" w:sz="0" w:space="0" w:color="auto"/>
          </w:divBdr>
        </w:div>
        <w:div w:id="2079933506">
          <w:marLeft w:val="480"/>
          <w:marRight w:val="0"/>
          <w:marTop w:val="0"/>
          <w:marBottom w:val="0"/>
          <w:divBdr>
            <w:top w:val="none" w:sz="0" w:space="0" w:color="auto"/>
            <w:left w:val="none" w:sz="0" w:space="0" w:color="auto"/>
            <w:bottom w:val="none" w:sz="0" w:space="0" w:color="auto"/>
            <w:right w:val="none" w:sz="0" w:space="0" w:color="auto"/>
          </w:divBdr>
        </w:div>
        <w:div w:id="2142307647">
          <w:marLeft w:val="480"/>
          <w:marRight w:val="0"/>
          <w:marTop w:val="0"/>
          <w:marBottom w:val="0"/>
          <w:divBdr>
            <w:top w:val="none" w:sz="0" w:space="0" w:color="auto"/>
            <w:left w:val="none" w:sz="0" w:space="0" w:color="auto"/>
            <w:bottom w:val="none" w:sz="0" w:space="0" w:color="auto"/>
            <w:right w:val="none" w:sz="0" w:space="0" w:color="auto"/>
          </w:divBdr>
        </w:div>
      </w:divsChild>
    </w:div>
    <w:div w:id="690450457">
      <w:bodyDiv w:val="1"/>
      <w:marLeft w:val="0"/>
      <w:marRight w:val="0"/>
      <w:marTop w:val="0"/>
      <w:marBottom w:val="0"/>
      <w:divBdr>
        <w:top w:val="none" w:sz="0" w:space="0" w:color="auto"/>
        <w:left w:val="none" w:sz="0" w:space="0" w:color="auto"/>
        <w:bottom w:val="none" w:sz="0" w:space="0" w:color="auto"/>
        <w:right w:val="none" w:sz="0" w:space="0" w:color="auto"/>
      </w:divBdr>
      <w:divsChild>
        <w:div w:id="55322094">
          <w:marLeft w:val="480"/>
          <w:marRight w:val="0"/>
          <w:marTop w:val="0"/>
          <w:marBottom w:val="0"/>
          <w:divBdr>
            <w:top w:val="none" w:sz="0" w:space="0" w:color="auto"/>
            <w:left w:val="none" w:sz="0" w:space="0" w:color="auto"/>
            <w:bottom w:val="none" w:sz="0" w:space="0" w:color="auto"/>
            <w:right w:val="none" w:sz="0" w:space="0" w:color="auto"/>
          </w:divBdr>
        </w:div>
        <w:div w:id="312682974">
          <w:marLeft w:val="480"/>
          <w:marRight w:val="0"/>
          <w:marTop w:val="0"/>
          <w:marBottom w:val="0"/>
          <w:divBdr>
            <w:top w:val="none" w:sz="0" w:space="0" w:color="auto"/>
            <w:left w:val="none" w:sz="0" w:space="0" w:color="auto"/>
            <w:bottom w:val="none" w:sz="0" w:space="0" w:color="auto"/>
            <w:right w:val="none" w:sz="0" w:space="0" w:color="auto"/>
          </w:divBdr>
        </w:div>
        <w:div w:id="339815048">
          <w:marLeft w:val="480"/>
          <w:marRight w:val="0"/>
          <w:marTop w:val="0"/>
          <w:marBottom w:val="0"/>
          <w:divBdr>
            <w:top w:val="none" w:sz="0" w:space="0" w:color="auto"/>
            <w:left w:val="none" w:sz="0" w:space="0" w:color="auto"/>
            <w:bottom w:val="none" w:sz="0" w:space="0" w:color="auto"/>
            <w:right w:val="none" w:sz="0" w:space="0" w:color="auto"/>
          </w:divBdr>
        </w:div>
        <w:div w:id="375357191">
          <w:marLeft w:val="480"/>
          <w:marRight w:val="0"/>
          <w:marTop w:val="0"/>
          <w:marBottom w:val="0"/>
          <w:divBdr>
            <w:top w:val="none" w:sz="0" w:space="0" w:color="auto"/>
            <w:left w:val="none" w:sz="0" w:space="0" w:color="auto"/>
            <w:bottom w:val="none" w:sz="0" w:space="0" w:color="auto"/>
            <w:right w:val="none" w:sz="0" w:space="0" w:color="auto"/>
          </w:divBdr>
        </w:div>
        <w:div w:id="393701755">
          <w:marLeft w:val="480"/>
          <w:marRight w:val="0"/>
          <w:marTop w:val="0"/>
          <w:marBottom w:val="0"/>
          <w:divBdr>
            <w:top w:val="none" w:sz="0" w:space="0" w:color="auto"/>
            <w:left w:val="none" w:sz="0" w:space="0" w:color="auto"/>
            <w:bottom w:val="none" w:sz="0" w:space="0" w:color="auto"/>
            <w:right w:val="none" w:sz="0" w:space="0" w:color="auto"/>
          </w:divBdr>
        </w:div>
        <w:div w:id="560287057">
          <w:marLeft w:val="480"/>
          <w:marRight w:val="0"/>
          <w:marTop w:val="0"/>
          <w:marBottom w:val="0"/>
          <w:divBdr>
            <w:top w:val="none" w:sz="0" w:space="0" w:color="auto"/>
            <w:left w:val="none" w:sz="0" w:space="0" w:color="auto"/>
            <w:bottom w:val="none" w:sz="0" w:space="0" w:color="auto"/>
            <w:right w:val="none" w:sz="0" w:space="0" w:color="auto"/>
          </w:divBdr>
        </w:div>
        <w:div w:id="711656865">
          <w:marLeft w:val="480"/>
          <w:marRight w:val="0"/>
          <w:marTop w:val="0"/>
          <w:marBottom w:val="0"/>
          <w:divBdr>
            <w:top w:val="none" w:sz="0" w:space="0" w:color="auto"/>
            <w:left w:val="none" w:sz="0" w:space="0" w:color="auto"/>
            <w:bottom w:val="none" w:sz="0" w:space="0" w:color="auto"/>
            <w:right w:val="none" w:sz="0" w:space="0" w:color="auto"/>
          </w:divBdr>
        </w:div>
        <w:div w:id="918102333">
          <w:marLeft w:val="480"/>
          <w:marRight w:val="0"/>
          <w:marTop w:val="0"/>
          <w:marBottom w:val="0"/>
          <w:divBdr>
            <w:top w:val="none" w:sz="0" w:space="0" w:color="auto"/>
            <w:left w:val="none" w:sz="0" w:space="0" w:color="auto"/>
            <w:bottom w:val="none" w:sz="0" w:space="0" w:color="auto"/>
            <w:right w:val="none" w:sz="0" w:space="0" w:color="auto"/>
          </w:divBdr>
        </w:div>
        <w:div w:id="945967769">
          <w:marLeft w:val="480"/>
          <w:marRight w:val="0"/>
          <w:marTop w:val="0"/>
          <w:marBottom w:val="0"/>
          <w:divBdr>
            <w:top w:val="none" w:sz="0" w:space="0" w:color="auto"/>
            <w:left w:val="none" w:sz="0" w:space="0" w:color="auto"/>
            <w:bottom w:val="none" w:sz="0" w:space="0" w:color="auto"/>
            <w:right w:val="none" w:sz="0" w:space="0" w:color="auto"/>
          </w:divBdr>
        </w:div>
        <w:div w:id="984091163">
          <w:marLeft w:val="480"/>
          <w:marRight w:val="0"/>
          <w:marTop w:val="0"/>
          <w:marBottom w:val="0"/>
          <w:divBdr>
            <w:top w:val="none" w:sz="0" w:space="0" w:color="auto"/>
            <w:left w:val="none" w:sz="0" w:space="0" w:color="auto"/>
            <w:bottom w:val="none" w:sz="0" w:space="0" w:color="auto"/>
            <w:right w:val="none" w:sz="0" w:space="0" w:color="auto"/>
          </w:divBdr>
        </w:div>
        <w:div w:id="1300920675">
          <w:marLeft w:val="480"/>
          <w:marRight w:val="0"/>
          <w:marTop w:val="0"/>
          <w:marBottom w:val="0"/>
          <w:divBdr>
            <w:top w:val="none" w:sz="0" w:space="0" w:color="auto"/>
            <w:left w:val="none" w:sz="0" w:space="0" w:color="auto"/>
            <w:bottom w:val="none" w:sz="0" w:space="0" w:color="auto"/>
            <w:right w:val="none" w:sz="0" w:space="0" w:color="auto"/>
          </w:divBdr>
        </w:div>
        <w:div w:id="1416049335">
          <w:marLeft w:val="480"/>
          <w:marRight w:val="0"/>
          <w:marTop w:val="0"/>
          <w:marBottom w:val="0"/>
          <w:divBdr>
            <w:top w:val="none" w:sz="0" w:space="0" w:color="auto"/>
            <w:left w:val="none" w:sz="0" w:space="0" w:color="auto"/>
            <w:bottom w:val="none" w:sz="0" w:space="0" w:color="auto"/>
            <w:right w:val="none" w:sz="0" w:space="0" w:color="auto"/>
          </w:divBdr>
        </w:div>
        <w:div w:id="1839345787">
          <w:marLeft w:val="480"/>
          <w:marRight w:val="0"/>
          <w:marTop w:val="0"/>
          <w:marBottom w:val="0"/>
          <w:divBdr>
            <w:top w:val="none" w:sz="0" w:space="0" w:color="auto"/>
            <w:left w:val="none" w:sz="0" w:space="0" w:color="auto"/>
            <w:bottom w:val="none" w:sz="0" w:space="0" w:color="auto"/>
            <w:right w:val="none" w:sz="0" w:space="0" w:color="auto"/>
          </w:divBdr>
        </w:div>
        <w:div w:id="1878154427">
          <w:marLeft w:val="480"/>
          <w:marRight w:val="0"/>
          <w:marTop w:val="0"/>
          <w:marBottom w:val="0"/>
          <w:divBdr>
            <w:top w:val="none" w:sz="0" w:space="0" w:color="auto"/>
            <w:left w:val="none" w:sz="0" w:space="0" w:color="auto"/>
            <w:bottom w:val="none" w:sz="0" w:space="0" w:color="auto"/>
            <w:right w:val="none" w:sz="0" w:space="0" w:color="auto"/>
          </w:divBdr>
        </w:div>
        <w:div w:id="2024625504">
          <w:marLeft w:val="480"/>
          <w:marRight w:val="0"/>
          <w:marTop w:val="0"/>
          <w:marBottom w:val="0"/>
          <w:divBdr>
            <w:top w:val="none" w:sz="0" w:space="0" w:color="auto"/>
            <w:left w:val="none" w:sz="0" w:space="0" w:color="auto"/>
            <w:bottom w:val="none" w:sz="0" w:space="0" w:color="auto"/>
            <w:right w:val="none" w:sz="0" w:space="0" w:color="auto"/>
          </w:divBdr>
        </w:div>
      </w:divsChild>
    </w:div>
    <w:div w:id="748424101">
      <w:bodyDiv w:val="1"/>
      <w:marLeft w:val="0"/>
      <w:marRight w:val="0"/>
      <w:marTop w:val="0"/>
      <w:marBottom w:val="0"/>
      <w:divBdr>
        <w:top w:val="none" w:sz="0" w:space="0" w:color="auto"/>
        <w:left w:val="none" w:sz="0" w:space="0" w:color="auto"/>
        <w:bottom w:val="none" w:sz="0" w:space="0" w:color="auto"/>
        <w:right w:val="none" w:sz="0" w:space="0" w:color="auto"/>
      </w:divBdr>
      <w:divsChild>
        <w:div w:id="51389822">
          <w:marLeft w:val="480"/>
          <w:marRight w:val="0"/>
          <w:marTop w:val="0"/>
          <w:marBottom w:val="0"/>
          <w:divBdr>
            <w:top w:val="none" w:sz="0" w:space="0" w:color="auto"/>
            <w:left w:val="none" w:sz="0" w:space="0" w:color="auto"/>
            <w:bottom w:val="none" w:sz="0" w:space="0" w:color="auto"/>
            <w:right w:val="none" w:sz="0" w:space="0" w:color="auto"/>
          </w:divBdr>
        </w:div>
        <w:div w:id="339625368">
          <w:marLeft w:val="480"/>
          <w:marRight w:val="0"/>
          <w:marTop w:val="0"/>
          <w:marBottom w:val="0"/>
          <w:divBdr>
            <w:top w:val="none" w:sz="0" w:space="0" w:color="auto"/>
            <w:left w:val="none" w:sz="0" w:space="0" w:color="auto"/>
            <w:bottom w:val="none" w:sz="0" w:space="0" w:color="auto"/>
            <w:right w:val="none" w:sz="0" w:space="0" w:color="auto"/>
          </w:divBdr>
        </w:div>
        <w:div w:id="395134129">
          <w:marLeft w:val="480"/>
          <w:marRight w:val="0"/>
          <w:marTop w:val="0"/>
          <w:marBottom w:val="0"/>
          <w:divBdr>
            <w:top w:val="none" w:sz="0" w:space="0" w:color="auto"/>
            <w:left w:val="none" w:sz="0" w:space="0" w:color="auto"/>
            <w:bottom w:val="none" w:sz="0" w:space="0" w:color="auto"/>
            <w:right w:val="none" w:sz="0" w:space="0" w:color="auto"/>
          </w:divBdr>
        </w:div>
        <w:div w:id="459616769">
          <w:marLeft w:val="480"/>
          <w:marRight w:val="0"/>
          <w:marTop w:val="0"/>
          <w:marBottom w:val="0"/>
          <w:divBdr>
            <w:top w:val="none" w:sz="0" w:space="0" w:color="auto"/>
            <w:left w:val="none" w:sz="0" w:space="0" w:color="auto"/>
            <w:bottom w:val="none" w:sz="0" w:space="0" w:color="auto"/>
            <w:right w:val="none" w:sz="0" w:space="0" w:color="auto"/>
          </w:divBdr>
        </w:div>
        <w:div w:id="711460778">
          <w:marLeft w:val="480"/>
          <w:marRight w:val="0"/>
          <w:marTop w:val="0"/>
          <w:marBottom w:val="0"/>
          <w:divBdr>
            <w:top w:val="none" w:sz="0" w:space="0" w:color="auto"/>
            <w:left w:val="none" w:sz="0" w:space="0" w:color="auto"/>
            <w:bottom w:val="none" w:sz="0" w:space="0" w:color="auto"/>
            <w:right w:val="none" w:sz="0" w:space="0" w:color="auto"/>
          </w:divBdr>
        </w:div>
        <w:div w:id="773674548">
          <w:marLeft w:val="480"/>
          <w:marRight w:val="0"/>
          <w:marTop w:val="0"/>
          <w:marBottom w:val="0"/>
          <w:divBdr>
            <w:top w:val="none" w:sz="0" w:space="0" w:color="auto"/>
            <w:left w:val="none" w:sz="0" w:space="0" w:color="auto"/>
            <w:bottom w:val="none" w:sz="0" w:space="0" w:color="auto"/>
            <w:right w:val="none" w:sz="0" w:space="0" w:color="auto"/>
          </w:divBdr>
        </w:div>
        <w:div w:id="979771452">
          <w:marLeft w:val="480"/>
          <w:marRight w:val="0"/>
          <w:marTop w:val="0"/>
          <w:marBottom w:val="0"/>
          <w:divBdr>
            <w:top w:val="none" w:sz="0" w:space="0" w:color="auto"/>
            <w:left w:val="none" w:sz="0" w:space="0" w:color="auto"/>
            <w:bottom w:val="none" w:sz="0" w:space="0" w:color="auto"/>
            <w:right w:val="none" w:sz="0" w:space="0" w:color="auto"/>
          </w:divBdr>
        </w:div>
        <w:div w:id="989669687">
          <w:marLeft w:val="480"/>
          <w:marRight w:val="0"/>
          <w:marTop w:val="0"/>
          <w:marBottom w:val="0"/>
          <w:divBdr>
            <w:top w:val="none" w:sz="0" w:space="0" w:color="auto"/>
            <w:left w:val="none" w:sz="0" w:space="0" w:color="auto"/>
            <w:bottom w:val="none" w:sz="0" w:space="0" w:color="auto"/>
            <w:right w:val="none" w:sz="0" w:space="0" w:color="auto"/>
          </w:divBdr>
        </w:div>
        <w:div w:id="1056126030">
          <w:marLeft w:val="480"/>
          <w:marRight w:val="0"/>
          <w:marTop w:val="0"/>
          <w:marBottom w:val="0"/>
          <w:divBdr>
            <w:top w:val="none" w:sz="0" w:space="0" w:color="auto"/>
            <w:left w:val="none" w:sz="0" w:space="0" w:color="auto"/>
            <w:bottom w:val="none" w:sz="0" w:space="0" w:color="auto"/>
            <w:right w:val="none" w:sz="0" w:space="0" w:color="auto"/>
          </w:divBdr>
        </w:div>
        <w:div w:id="1135952550">
          <w:marLeft w:val="480"/>
          <w:marRight w:val="0"/>
          <w:marTop w:val="0"/>
          <w:marBottom w:val="0"/>
          <w:divBdr>
            <w:top w:val="none" w:sz="0" w:space="0" w:color="auto"/>
            <w:left w:val="none" w:sz="0" w:space="0" w:color="auto"/>
            <w:bottom w:val="none" w:sz="0" w:space="0" w:color="auto"/>
            <w:right w:val="none" w:sz="0" w:space="0" w:color="auto"/>
          </w:divBdr>
        </w:div>
        <w:div w:id="1178154306">
          <w:marLeft w:val="480"/>
          <w:marRight w:val="0"/>
          <w:marTop w:val="0"/>
          <w:marBottom w:val="0"/>
          <w:divBdr>
            <w:top w:val="none" w:sz="0" w:space="0" w:color="auto"/>
            <w:left w:val="none" w:sz="0" w:space="0" w:color="auto"/>
            <w:bottom w:val="none" w:sz="0" w:space="0" w:color="auto"/>
            <w:right w:val="none" w:sz="0" w:space="0" w:color="auto"/>
          </w:divBdr>
        </w:div>
        <w:div w:id="1179194469">
          <w:marLeft w:val="480"/>
          <w:marRight w:val="0"/>
          <w:marTop w:val="0"/>
          <w:marBottom w:val="0"/>
          <w:divBdr>
            <w:top w:val="none" w:sz="0" w:space="0" w:color="auto"/>
            <w:left w:val="none" w:sz="0" w:space="0" w:color="auto"/>
            <w:bottom w:val="none" w:sz="0" w:space="0" w:color="auto"/>
            <w:right w:val="none" w:sz="0" w:space="0" w:color="auto"/>
          </w:divBdr>
        </w:div>
        <w:div w:id="1397587928">
          <w:marLeft w:val="480"/>
          <w:marRight w:val="0"/>
          <w:marTop w:val="0"/>
          <w:marBottom w:val="0"/>
          <w:divBdr>
            <w:top w:val="none" w:sz="0" w:space="0" w:color="auto"/>
            <w:left w:val="none" w:sz="0" w:space="0" w:color="auto"/>
            <w:bottom w:val="none" w:sz="0" w:space="0" w:color="auto"/>
            <w:right w:val="none" w:sz="0" w:space="0" w:color="auto"/>
          </w:divBdr>
        </w:div>
        <w:div w:id="1585067250">
          <w:marLeft w:val="480"/>
          <w:marRight w:val="0"/>
          <w:marTop w:val="0"/>
          <w:marBottom w:val="0"/>
          <w:divBdr>
            <w:top w:val="none" w:sz="0" w:space="0" w:color="auto"/>
            <w:left w:val="none" w:sz="0" w:space="0" w:color="auto"/>
            <w:bottom w:val="none" w:sz="0" w:space="0" w:color="auto"/>
            <w:right w:val="none" w:sz="0" w:space="0" w:color="auto"/>
          </w:divBdr>
        </w:div>
        <w:div w:id="1612200187">
          <w:marLeft w:val="480"/>
          <w:marRight w:val="0"/>
          <w:marTop w:val="0"/>
          <w:marBottom w:val="0"/>
          <w:divBdr>
            <w:top w:val="none" w:sz="0" w:space="0" w:color="auto"/>
            <w:left w:val="none" w:sz="0" w:space="0" w:color="auto"/>
            <w:bottom w:val="none" w:sz="0" w:space="0" w:color="auto"/>
            <w:right w:val="none" w:sz="0" w:space="0" w:color="auto"/>
          </w:divBdr>
        </w:div>
        <w:div w:id="1900313487">
          <w:marLeft w:val="480"/>
          <w:marRight w:val="0"/>
          <w:marTop w:val="0"/>
          <w:marBottom w:val="0"/>
          <w:divBdr>
            <w:top w:val="none" w:sz="0" w:space="0" w:color="auto"/>
            <w:left w:val="none" w:sz="0" w:space="0" w:color="auto"/>
            <w:bottom w:val="none" w:sz="0" w:space="0" w:color="auto"/>
            <w:right w:val="none" w:sz="0" w:space="0" w:color="auto"/>
          </w:divBdr>
        </w:div>
        <w:div w:id="1941066460">
          <w:marLeft w:val="480"/>
          <w:marRight w:val="0"/>
          <w:marTop w:val="0"/>
          <w:marBottom w:val="0"/>
          <w:divBdr>
            <w:top w:val="none" w:sz="0" w:space="0" w:color="auto"/>
            <w:left w:val="none" w:sz="0" w:space="0" w:color="auto"/>
            <w:bottom w:val="none" w:sz="0" w:space="0" w:color="auto"/>
            <w:right w:val="none" w:sz="0" w:space="0" w:color="auto"/>
          </w:divBdr>
        </w:div>
      </w:divsChild>
    </w:div>
    <w:div w:id="778331328">
      <w:bodyDiv w:val="1"/>
      <w:marLeft w:val="0"/>
      <w:marRight w:val="0"/>
      <w:marTop w:val="0"/>
      <w:marBottom w:val="0"/>
      <w:divBdr>
        <w:top w:val="none" w:sz="0" w:space="0" w:color="auto"/>
        <w:left w:val="none" w:sz="0" w:space="0" w:color="auto"/>
        <w:bottom w:val="none" w:sz="0" w:space="0" w:color="auto"/>
        <w:right w:val="none" w:sz="0" w:space="0" w:color="auto"/>
      </w:divBdr>
      <w:divsChild>
        <w:div w:id="14961948">
          <w:marLeft w:val="480"/>
          <w:marRight w:val="0"/>
          <w:marTop w:val="0"/>
          <w:marBottom w:val="0"/>
          <w:divBdr>
            <w:top w:val="none" w:sz="0" w:space="0" w:color="auto"/>
            <w:left w:val="none" w:sz="0" w:space="0" w:color="auto"/>
            <w:bottom w:val="none" w:sz="0" w:space="0" w:color="auto"/>
            <w:right w:val="none" w:sz="0" w:space="0" w:color="auto"/>
          </w:divBdr>
        </w:div>
        <w:div w:id="20933571">
          <w:marLeft w:val="480"/>
          <w:marRight w:val="0"/>
          <w:marTop w:val="0"/>
          <w:marBottom w:val="0"/>
          <w:divBdr>
            <w:top w:val="none" w:sz="0" w:space="0" w:color="auto"/>
            <w:left w:val="none" w:sz="0" w:space="0" w:color="auto"/>
            <w:bottom w:val="none" w:sz="0" w:space="0" w:color="auto"/>
            <w:right w:val="none" w:sz="0" w:space="0" w:color="auto"/>
          </w:divBdr>
        </w:div>
        <w:div w:id="150415264">
          <w:marLeft w:val="480"/>
          <w:marRight w:val="0"/>
          <w:marTop w:val="0"/>
          <w:marBottom w:val="0"/>
          <w:divBdr>
            <w:top w:val="none" w:sz="0" w:space="0" w:color="auto"/>
            <w:left w:val="none" w:sz="0" w:space="0" w:color="auto"/>
            <w:bottom w:val="none" w:sz="0" w:space="0" w:color="auto"/>
            <w:right w:val="none" w:sz="0" w:space="0" w:color="auto"/>
          </w:divBdr>
        </w:div>
        <w:div w:id="175506466">
          <w:marLeft w:val="480"/>
          <w:marRight w:val="0"/>
          <w:marTop w:val="0"/>
          <w:marBottom w:val="0"/>
          <w:divBdr>
            <w:top w:val="none" w:sz="0" w:space="0" w:color="auto"/>
            <w:left w:val="none" w:sz="0" w:space="0" w:color="auto"/>
            <w:bottom w:val="none" w:sz="0" w:space="0" w:color="auto"/>
            <w:right w:val="none" w:sz="0" w:space="0" w:color="auto"/>
          </w:divBdr>
        </w:div>
        <w:div w:id="243615544">
          <w:marLeft w:val="480"/>
          <w:marRight w:val="0"/>
          <w:marTop w:val="0"/>
          <w:marBottom w:val="0"/>
          <w:divBdr>
            <w:top w:val="none" w:sz="0" w:space="0" w:color="auto"/>
            <w:left w:val="none" w:sz="0" w:space="0" w:color="auto"/>
            <w:bottom w:val="none" w:sz="0" w:space="0" w:color="auto"/>
            <w:right w:val="none" w:sz="0" w:space="0" w:color="auto"/>
          </w:divBdr>
        </w:div>
        <w:div w:id="259484285">
          <w:marLeft w:val="480"/>
          <w:marRight w:val="0"/>
          <w:marTop w:val="0"/>
          <w:marBottom w:val="0"/>
          <w:divBdr>
            <w:top w:val="none" w:sz="0" w:space="0" w:color="auto"/>
            <w:left w:val="none" w:sz="0" w:space="0" w:color="auto"/>
            <w:bottom w:val="none" w:sz="0" w:space="0" w:color="auto"/>
            <w:right w:val="none" w:sz="0" w:space="0" w:color="auto"/>
          </w:divBdr>
        </w:div>
        <w:div w:id="600916532">
          <w:marLeft w:val="480"/>
          <w:marRight w:val="0"/>
          <w:marTop w:val="0"/>
          <w:marBottom w:val="0"/>
          <w:divBdr>
            <w:top w:val="none" w:sz="0" w:space="0" w:color="auto"/>
            <w:left w:val="none" w:sz="0" w:space="0" w:color="auto"/>
            <w:bottom w:val="none" w:sz="0" w:space="0" w:color="auto"/>
            <w:right w:val="none" w:sz="0" w:space="0" w:color="auto"/>
          </w:divBdr>
        </w:div>
        <w:div w:id="633603198">
          <w:marLeft w:val="480"/>
          <w:marRight w:val="0"/>
          <w:marTop w:val="0"/>
          <w:marBottom w:val="0"/>
          <w:divBdr>
            <w:top w:val="none" w:sz="0" w:space="0" w:color="auto"/>
            <w:left w:val="none" w:sz="0" w:space="0" w:color="auto"/>
            <w:bottom w:val="none" w:sz="0" w:space="0" w:color="auto"/>
            <w:right w:val="none" w:sz="0" w:space="0" w:color="auto"/>
          </w:divBdr>
        </w:div>
        <w:div w:id="661356087">
          <w:marLeft w:val="480"/>
          <w:marRight w:val="0"/>
          <w:marTop w:val="0"/>
          <w:marBottom w:val="0"/>
          <w:divBdr>
            <w:top w:val="none" w:sz="0" w:space="0" w:color="auto"/>
            <w:left w:val="none" w:sz="0" w:space="0" w:color="auto"/>
            <w:bottom w:val="none" w:sz="0" w:space="0" w:color="auto"/>
            <w:right w:val="none" w:sz="0" w:space="0" w:color="auto"/>
          </w:divBdr>
        </w:div>
        <w:div w:id="881669993">
          <w:marLeft w:val="480"/>
          <w:marRight w:val="0"/>
          <w:marTop w:val="0"/>
          <w:marBottom w:val="0"/>
          <w:divBdr>
            <w:top w:val="none" w:sz="0" w:space="0" w:color="auto"/>
            <w:left w:val="none" w:sz="0" w:space="0" w:color="auto"/>
            <w:bottom w:val="none" w:sz="0" w:space="0" w:color="auto"/>
            <w:right w:val="none" w:sz="0" w:space="0" w:color="auto"/>
          </w:divBdr>
        </w:div>
        <w:div w:id="1114668767">
          <w:marLeft w:val="480"/>
          <w:marRight w:val="0"/>
          <w:marTop w:val="0"/>
          <w:marBottom w:val="0"/>
          <w:divBdr>
            <w:top w:val="none" w:sz="0" w:space="0" w:color="auto"/>
            <w:left w:val="none" w:sz="0" w:space="0" w:color="auto"/>
            <w:bottom w:val="none" w:sz="0" w:space="0" w:color="auto"/>
            <w:right w:val="none" w:sz="0" w:space="0" w:color="auto"/>
          </w:divBdr>
        </w:div>
        <w:div w:id="1157109094">
          <w:marLeft w:val="480"/>
          <w:marRight w:val="0"/>
          <w:marTop w:val="0"/>
          <w:marBottom w:val="0"/>
          <w:divBdr>
            <w:top w:val="none" w:sz="0" w:space="0" w:color="auto"/>
            <w:left w:val="none" w:sz="0" w:space="0" w:color="auto"/>
            <w:bottom w:val="none" w:sz="0" w:space="0" w:color="auto"/>
            <w:right w:val="none" w:sz="0" w:space="0" w:color="auto"/>
          </w:divBdr>
        </w:div>
        <w:div w:id="1268804849">
          <w:marLeft w:val="480"/>
          <w:marRight w:val="0"/>
          <w:marTop w:val="0"/>
          <w:marBottom w:val="0"/>
          <w:divBdr>
            <w:top w:val="none" w:sz="0" w:space="0" w:color="auto"/>
            <w:left w:val="none" w:sz="0" w:space="0" w:color="auto"/>
            <w:bottom w:val="none" w:sz="0" w:space="0" w:color="auto"/>
            <w:right w:val="none" w:sz="0" w:space="0" w:color="auto"/>
          </w:divBdr>
        </w:div>
        <w:div w:id="1283420791">
          <w:marLeft w:val="480"/>
          <w:marRight w:val="0"/>
          <w:marTop w:val="0"/>
          <w:marBottom w:val="0"/>
          <w:divBdr>
            <w:top w:val="none" w:sz="0" w:space="0" w:color="auto"/>
            <w:left w:val="none" w:sz="0" w:space="0" w:color="auto"/>
            <w:bottom w:val="none" w:sz="0" w:space="0" w:color="auto"/>
            <w:right w:val="none" w:sz="0" w:space="0" w:color="auto"/>
          </w:divBdr>
        </w:div>
        <w:div w:id="1341203808">
          <w:marLeft w:val="480"/>
          <w:marRight w:val="0"/>
          <w:marTop w:val="0"/>
          <w:marBottom w:val="0"/>
          <w:divBdr>
            <w:top w:val="none" w:sz="0" w:space="0" w:color="auto"/>
            <w:left w:val="none" w:sz="0" w:space="0" w:color="auto"/>
            <w:bottom w:val="none" w:sz="0" w:space="0" w:color="auto"/>
            <w:right w:val="none" w:sz="0" w:space="0" w:color="auto"/>
          </w:divBdr>
        </w:div>
        <w:div w:id="1380397738">
          <w:marLeft w:val="480"/>
          <w:marRight w:val="0"/>
          <w:marTop w:val="0"/>
          <w:marBottom w:val="0"/>
          <w:divBdr>
            <w:top w:val="none" w:sz="0" w:space="0" w:color="auto"/>
            <w:left w:val="none" w:sz="0" w:space="0" w:color="auto"/>
            <w:bottom w:val="none" w:sz="0" w:space="0" w:color="auto"/>
            <w:right w:val="none" w:sz="0" w:space="0" w:color="auto"/>
          </w:divBdr>
        </w:div>
        <w:div w:id="1841240505">
          <w:marLeft w:val="480"/>
          <w:marRight w:val="0"/>
          <w:marTop w:val="0"/>
          <w:marBottom w:val="0"/>
          <w:divBdr>
            <w:top w:val="none" w:sz="0" w:space="0" w:color="auto"/>
            <w:left w:val="none" w:sz="0" w:space="0" w:color="auto"/>
            <w:bottom w:val="none" w:sz="0" w:space="0" w:color="auto"/>
            <w:right w:val="none" w:sz="0" w:space="0" w:color="auto"/>
          </w:divBdr>
        </w:div>
      </w:divsChild>
    </w:div>
    <w:div w:id="1030109875">
      <w:bodyDiv w:val="1"/>
      <w:marLeft w:val="0"/>
      <w:marRight w:val="0"/>
      <w:marTop w:val="0"/>
      <w:marBottom w:val="0"/>
      <w:divBdr>
        <w:top w:val="none" w:sz="0" w:space="0" w:color="auto"/>
        <w:left w:val="none" w:sz="0" w:space="0" w:color="auto"/>
        <w:bottom w:val="none" w:sz="0" w:space="0" w:color="auto"/>
        <w:right w:val="none" w:sz="0" w:space="0" w:color="auto"/>
      </w:divBdr>
      <w:divsChild>
        <w:div w:id="78258978">
          <w:marLeft w:val="480"/>
          <w:marRight w:val="0"/>
          <w:marTop w:val="0"/>
          <w:marBottom w:val="0"/>
          <w:divBdr>
            <w:top w:val="none" w:sz="0" w:space="0" w:color="auto"/>
            <w:left w:val="none" w:sz="0" w:space="0" w:color="auto"/>
            <w:bottom w:val="none" w:sz="0" w:space="0" w:color="auto"/>
            <w:right w:val="none" w:sz="0" w:space="0" w:color="auto"/>
          </w:divBdr>
        </w:div>
        <w:div w:id="161746422">
          <w:marLeft w:val="480"/>
          <w:marRight w:val="0"/>
          <w:marTop w:val="0"/>
          <w:marBottom w:val="0"/>
          <w:divBdr>
            <w:top w:val="none" w:sz="0" w:space="0" w:color="auto"/>
            <w:left w:val="none" w:sz="0" w:space="0" w:color="auto"/>
            <w:bottom w:val="none" w:sz="0" w:space="0" w:color="auto"/>
            <w:right w:val="none" w:sz="0" w:space="0" w:color="auto"/>
          </w:divBdr>
        </w:div>
        <w:div w:id="171845685">
          <w:marLeft w:val="480"/>
          <w:marRight w:val="0"/>
          <w:marTop w:val="0"/>
          <w:marBottom w:val="0"/>
          <w:divBdr>
            <w:top w:val="none" w:sz="0" w:space="0" w:color="auto"/>
            <w:left w:val="none" w:sz="0" w:space="0" w:color="auto"/>
            <w:bottom w:val="none" w:sz="0" w:space="0" w:color="auto"/>
            <w:right w:val="none" w:sz="0" w:space="0" w:color="auto"/>
          </w:divBdr>
        </w:div>
        <w:div w:id="187570934">
          <w:marLeft w:val="480"/>
          <w:marRight w:val="0"/>
          <w:marTop w:val="0"/>
          <w:marBottom w:val="0"/>
          <w:divBdr>
            <w:top w:val="none" w:sz="0" w:space="0" w:color="auto"/>
            <w:left w:val="none" w:sz="0" w:space="0" w:color="auto"/>
            <w:bottom w:val="none" w:sz="0" w:space="0" w:color="auto"/>
            <w:right w:val="none" w:sz="0" w:space="0" w:color="auto"/>
          </w:divBdr>
        </w:div>
        <w:div w:id="209071403">
          <w:marLeft w:val="480"/>
          <w:marRight w:val="0"/>
          <w:marTop w:val="0"/>
          <w:marBottom w:val="0"/>
          <w:divBdr>
            <w:top w:val="none" w:sz="0" w:space="0" w:color="auto"/>
            <w:left w:val="none" w:sz="0" w:space="0" w:color="auto"/>
            <w:bottom w:val="none" w:sz="0" w:space="0" w:color="auto"/>
            <w:right w:val="none" w:sz="0" w:space="0" w:color="auto"/>
          </w:divBdr>
        </w:div>
        <w:div w:id="235171959">
          <w:marLeft w:val="480"/>
          <w:marRight w:val="0"/>
          <w:marTop w:val="0"/>
          <w:marBottom w:val="0"/>
          <w:divBdr>
            <w:top w:val="none" w:sz="0" w:space="0" w:color="auto"/>
            <w:left w:val="none" w:sz="0" w:space="0" w:color="auto"/>
            <w:bottom w:val="none" w:sz="0" w:space="0" w:color="auto"/>
            <w:right w:val="none" w:sz="0" w:space="0" w:color="auto"/>
          </w:divBdr>
        </w:div>
        <w:div w:id="542401965">
          <w:marLeft w:val="480"/>
          <w:marRight w:val="0"/>
          <w:marTop w:val="0"/>
          <w:marBottom w:val="0"/>
          <w:divBdr>
            <w:top w:val="none" w:sz="0" w:space="0" w:color="auto"/>
            <w:left w:val="none" w:sz="0" w:space="0" w:color="auto"/>
            <w:bottom w:val="none" w:sz="0" w:space="0" w:color="auto"/>
            <w:right w:val="none" w:sz="0" w:space="0" w:color="auto"/>
          </w:divBdr>
        </w:div>
        <w:div w:id="655299569">
          <w:marLeft w:val="480"/>
          <w:marRight w:val="0"/>
          <w:marTop w:val="0"/>
          <w:marBottom w:val="0"/>
          <w:divBdr>
            <w:top w:val="none" w:sz="0" w:space="0" w:color="auto"/>
            <w:left w:val="none" w:sz="0" w:space="0" w:color="auto"/>
            <w:bottom w:val="none" w:sz="0" w:space="0" w:color="auto"/>
            <w:right w:val="none" w:sz="0" w:space="0" w:color="auto"/>
          </w:divBdr>
        </w:div>
        <w:div w:id="737677019">
          <w:marLeft w:val="480"/>
          <w:marRight w:val="0"/>
          <w:marTop w:val="0"/>
          <w:marBottom w:val="0"/>
          <w:divBdr>
            <w:top w:val="none" w:sz="0" w:space="0" w:color="auto"/>
            <w:left w:val="none" w:sz="0" w:space="0" w:color="auto"/>
            <w:bottom w:val="none" w:sz="0" w:space="0" w:color="auto"/>
            <w:right w:val="none" w:sz="0" w:space="0" w:color="auto"/>
          </w:divBdr>
        </w:div>
        <w:div w:id="765418774">
          <w:marLeft w:val="480"/>
          <w:marRight w:val="0"/>
          <w:marTop w:val="0"/>
          <w:marBottom w:val="0"/>
          <w:divBdr>
            <w:top w:val="none" w:sz="0" w:space="0" w:color="auto"/>
            <w:left w:val="none" w:sz="0" w:space="0" w:color="auto"/>
            <w:bottom w:val="none" w:sz="0" w:space="0" w:color="auto"/>
            <w:right w:val="none" w:sz="0" w:space="0" w:color="auto"/>
          </w:divBdr>
        </w:div>
        <w:div w:id="879391151">
          <w:marLeft w:val="480"/>
          <w:marRight w:val="0"/>
          <w:marTop w:val="0"/>
          <w:marBottom w:val="0"/>
          <w:divBdr>
            <w:top w:val="none" w:sz="0" w:space="0" w:color="auto"/>
            <w:left w:val="none" w:sz="0" w:space="0" w:color="auto"/>
            <w:bottom w:val="none" w:sz="0" w:space="0" w:color="auto"/>
            <w:right w:val="none" w:sz="0" w:space="0" w:color="auto"/>
          </w:divBdr>
        </w:div>
        <w:div w:id="1068116932">
          <w:marLeft w:val="480"/>
          <w:marRight w:val="0"/>
          <w:marTop w:val="0"/>
          <w:marBottom w:val="0"/>
          <w:divBdr>
            <w:top w:val="none" w:sz="0" w:space="0" w:color="auto"/>
            <w:left w:val="none" w:sz="0" w:space="0" w:color="auto"/>
            <w:bottom w:val="none" w:sz="0" w:space="0" w:color="auto"/>
            <w:right w:val="none" w:sz="0" w:space="0" w:color="auto"/>
          </w:divBdr>
        </w:div>
        <w:div w:id="1114401515">
          <w:marLeft w:val="480"/>
          <w:marRight w:val="0"/>
          <w:marTop w:val="0"/>
          <w:marBottom w:val="0"/>
          <w:divBdr>
            <w:top w:val="none" w:sz="0" w:space="0" w:color="auto"/>
            <w:left w:val="none" w:sz="0" w:space="0" w:color="auto"/>
            <w:bottom w:val="none" w:sz="0" w:space="0" w:color="auto"/>
            <w:right w:val="none" w:sz="0" w:space="0" w:color="auto"/>
          </w:divBdr>
        </w:div>
        <w:div w:id="1545873130">
          <w:marLeft w:val="480"/>
          <w:marRight w:val="0"/>
          <w:marTop w:val="0"/>
          <w:marBottom w:val="0"/>
          <w:divBdr>
            <w:top w:val="none" w:sz="0" w:space="0" w:color="auto"/>
            <w:left w:val="none" w:sz="0" w:space="0" w:color="auto"/>
            <w:bottom w:val="none" w:sz="0" w:space="0" w:color="auto"/>
            <w:right w:val="none" w:sz="0" w:space="0" w:color="auto"/>
          </w:divBdr>
        </w:div>
        <w:div w:id="1643853751">
          <w:marLeft w:val="480"/>
          <w:marRight w:val="0"/>
          <w:marTop w:val="0"/>
          <w:marBottom w:val="0"/>
          <w:divBdr>
            <w:top w:val="none" w:sz="0" w:space="0" w:color="auto"/>
            <w:left w:val="none" w:sz="0" w:space="0" w:color="auto"/>
            <w:bottom w:val="none" w:sz="0" w:space="0" w:color="auto"/>
            <w:right w:val="none" w:sz="0" w:space="0" w:color="auto"/>
          </w:divBdr>
        </w:div>
        <w:div w:id="1879197822">
          <w:marLeft w:val="480"/>
          <w:marRight w:val="0"/>
          <w:marTop w:val="0"/>
          <w:marBottom w:val="0"/>
          <w:divBdr>
            <w:top w:val="none" w:sz="0" w:space="0" w:color="auto"/>
            <w:left w:val="none" w:sz="0" w:space="0" w:color="auto"/>
            <w:bottom w:val="none" w:sz="0" w:space="0" w:color="auto"/>
            <w:right w:val="none" w:sz="0" w:space="0" w:color="auto"/>
          </w:divBdr>
        </w:div>
      </w:divsChild>
    </w:div>
    <w:div w:id="1317609833">
      <w:bodyDiv w:val="1"/>
      <w:marLeft w:val="0"/>
      <w:marRight w:val="0"/>
      <w:marTop w:val="0"/>
      <w:marBottom w:val="0"/>
      <w:divBdr>
        <w:top w:val="none" w:sz="0" w:space="0" w:color="auto"/>
        <w:left w:val="none" w:sz="0" w:space="0" w:color="auto"/>
        <w:bottom w:val="none" w:sz="0" w:space="0" w:color="auto"/>
        <w:right w:val="none" w:sz="0" w:space="0" w:color="auto"/>
      </w:divBdr>
      <w:divsChild>
        <w:div w:id="323168379">
          <w:marLeft w:val="480"/>
          <w:marRight w:val="0"/>
          <w:marTop w:val="0"/>
          <w:marBottom w:val="0"/>
          <w:divBdr>
            <w:top w:val="none" w:sz="0" w:space="0" w:color="auto"/>
            <w:left w:val="none" w:sz="0" w:space="0" w:color="auto"/>
            <w:bottom w:val="none" w:sz="0" w:space="0" w:color="auto"/>
            <w:right w:val="none" w:sz="0" w:space="0" w:color="auto"/>
          </w:divBdr>
        </w:div>
        <w:div w:id="476188516">
          <w:marLeft w:val="480"/>
          <w:marRight w:val="0"/>
          <w:marTop w:val="0"/>
          <w:marBottom w:val="0"/>
          <w:divBdr>
            <w:top w:val="none" w:sz="0" w:space="0" w:color="auto"/>
            <w:left w:val="none" w:sz="0" w:space="0" w:color="auto"/>
            <w:bottom w:val="none" w:sz="0" w:space="0" w:color="auto"/>
            <w:right w:val="none" w:sz="0" w:space="0" w:color="auto"/>
          </w:divBdr>
        </w:div>
        <w:div w:id="496387999">
          <w:marLeft w:val="480"/>
          <w:marRight w:val="0"/>
          <w:marTop w:val="0"/>
          <w:marBottom w:val="0"/>
          <w:divBdr>
            <w:top w:val="none" w:sz="0" w:space="0" w:color="auto"/>
            <w:left w:val="none" w:sz="0" w:space="0" w:color="auto"/>
            <w:bottom w:val="none" w:sz="0" w:space="0" w:color="auto"/>
            <w:right w:val="none" w:sz="0" w:space="0" w:color="auto"/>
          </w:divBdr>
        </w:div>
        <w:div w:id="625627076">
          <w:marLeft w:val="480"/>
          <w:marRight w:val="0"/>
          <w:marTop w:val="0"/>
          <w:marBottom w:val="0"/>
          <w:divBdr>
            <w:top w:val="none" w:sz="0" w:space="0" w:color="auto"/>
            <w:left w:val="none" w:sz="0" w:space="0" w:color="auto"/>
            <w:bottom w:val="none" w:sz="0" w:space="0" w:color="auto"/>
            <w:right w:val="none" w:sz="0" w:space="0" w:color="auto"/>
          </w:divBdr>
        </w:div>
        <w:div w:id="729957762">
          <w:marLeft w:val="480"/>
          <w:marRight w:val="0"/>
          <w:marTop w:val="0"/>
          <w:marBottom w:val="0"/>
          <w:divBdr>
            <w:top w:val="none" w:sz="0" w:space="0" w:color="auto"/>
            <w:left w:val="none" w:sz="0" w:space="0" w:color="auto"/>
            <w:bottom w:val="none" w:sz="0" w:space="0" w:color="auto"/>
            <w:right w:val="none" w:sz="0" w:space="0" w:color="auto"/>
          </w:divBdr>
        </w:div>
        <w:div w:id="775684178">
          <w:marLeft w:val="480"/>
          <w:marRight w:val="0"/>
          <w:marTop w:val="0"/>
          <w:marBottom w:val="0"/>
          <w:divBdr>
            <w:top w:val="none" w:sz="0" w:space="0" w:color="auto"/>
            <w:left w:val="none" w:sz="0" w:space="0" w:color="auto"/>
            <w:bottom w:val="none" w:sz="0" w:space="0" w:color="auto"/>
            <w:right w:val="none" w:sz="0" w:space="0" w:color="auto"/>
          </w:divBdr>
        </w:div>
        <w:div w:id="816534894">
          <w:marLeft w:val="480"/>
          <w:marRight w:val="0"/>
          <w:marTop w:val="0"/>
          <w:marBottom w:val="0"/>
          <w:divBdr>
            <w:top w:val="none" w:sz="0" w:space="0" w:color="auto"/>
            <w:left w:val="none" w:sz="0" w:space="0" w:color="auto"/>
            <w:bottom w:val="none" w:sz="0" w:space="0" w:color="auto"/>
            <w:right w:val="none" w:sz="0" w:space="0" w:color="auto"/>
          </w:divBdr>
        </w:div>
        <w:div w:id="879324634">
          <w:marLeft w:val="480"/>
          <w:marRight w:val="0"/>
          <w:marTop w:val="0"/>
          <w:marBottom w:val="0"/>
          <w:divBdr>
            <w:top w:val="none" w:sz="0" w:space="0" w:color="auto"/>
            <w:left w:val="none" w:sz="0" w:space="0" w:color="auto"/>
            <w:bottom w:val="none" w:sz="0" w:space="0" w:color="auto"/>
            <w:right w:val="none" w:sz="0" w:space="0" w:color="auto"/>
          </w:divBdr>
        </w:div>
        <w:div w:id="923417403">
          <w:marLeft w:val="480"/>
          <w:marRight w:val="0"/>
          <w:marTop w:val="0"/>
          <w:marBottom w:val="0"/>
          <w:divBdr>
            <w:top w:val="none" w:sz="0" w:space="0" w:color="auto"/>
            <w:left w:val="none" w:sz="0" w:space="0" w:color="auto"/>
            <w:bottom w:val="none" w:sz="0" w:space="0" w:color="auto"/>
            <w:right w:val="none" w:sz="0" w:space="0" w:color="auto"/>
          </w:divBdr>
        </w:div>
        <w:div w:id="1092434992">
          <w:marLeft w:val="480"/>
          <w:marRight w:val="0"/>
          <w:marTop w:val="0"/>
          <w:marBottom w:val="0"/>
          <w:divBdr>
            <w:top w:val="none" w:sz="0" w:space="0" w:color="auto"/>
            <w:left w:val="none" w:sz="0" w:space="0" w:color="auto"/>
            <w:bottom w:val="none" w:sz="0" w:space="0" w:color="auto"/>
            <w:right w:val="none" w:sz="0" w:space="0" w:color="auto"/>
          </w:divBdr>
        </w:div>
        <w:div w:id="1205097464">
          <w:marLeft w:val="480"/>
          <w:marRight w:val="0"/>
          <w:marTop w:val="0"/>
          <w:marBottom w:val="0"/>
          <w:divBdr>
            <w:top w:val="none" w:sz="0" w:space="0" w:color="auto"/>
            <w:left w:val="none" w:sz="0" w:space="0" w:color="auto"/>
            <w:bottom w:val="none" w:sz="0" w:space="0" w:color="auto"/>
            <w:right w:val="none" w:sz="0" w:space="0" w:color="auto"/>
          </w:divBdr>
        </w:div>
        <w:div w:id="1404529254">
          <w:marLeft w:val="480"/>
          <w:marRight w:val="0"/>
          <w:marTop w:val="0"/>
          <w:marBottom w:val="0"/>
          <w:divBdr>
            <w:top w:val="none" w:sz="0" w:space="0" w:color="auto"/>
            <w:left w:val="none" w:sz="0" w:space="0" w:color="auto"/>
            <w:bottom w:val="none" w:sz="0" w:space="0" w:color="auto"/>
            <w:right w:val="none" w:sz="0" w:space="0" w:color="auto"/>
          </w:divBdr>
        </w:div>
        <w:div w:id="1476530112">
          <w:marLeft w:val="480"/>
          <w:marRight w:val="0"/>
          <w:marTop w:val="0"/>
          <w:marBottom w:val="0"/>
          <w:divBdr>
            <w:top w:val="none" w:sz="0" w:space="0" w:color="auto"/>
            <w:left w:val="none" w:sz="0" w:space="0" w:color="auto"/>
            <w:bottom w:val="none" w:sz="0" w:space="0" w:color="auto"/>
            <w:right w:val="none" w:sz="0" w:space="0" w:color="auto"/>
          </w:divBdr>
        </w:div>
        <w:div w:id="1887794837">
          <w:marLeft w:val="480"/>
          <w:marRight w:val="0"/>
          <w:marTop w:val="0"/>
          <w:marBottom w:val="0"/>
          <w:divBdr>
            <w:top w:val="none" w:sz="0" w:space="0" w:color="auto"/>
            <w:left w:val="none" w:sz="0" w:space="0" w:color="auto"/>
            <w:bottom w:val="none" w:sz="0" w:space="0" w:color="auto"/>
            <w:right w:val="none" w:sz="0" w:space="0" w:color="auto"/>
          </w:divBdr>
        </w:div>
        <w:div w:id="1956987336">
          <w:marLeft w:val="480"/>
          <w:marRight w:val="0"/>
          <w:marTop w:val="0"/>
          <w:marBottom w:val="0"/>
          <w:divBdr>
            <w:top w:val="none" w:sz="0" w:space="0" w:color="auto"/>
            <w:left w:val="none" w:sz="0" w:space="0" w:color="auto"/>
            <w:bottom w:val="none" w:sz="0" w:space="0" w:color="auto"/>
            <w:right w:val="none" w:sz="0" w:space="0" w:color="auto"/>
          </w:divBdr>
        </w:div>
        <w:div w:id="1965497583">
          <w:marLeft w:val="480"/>
          <w:marRight w:val="0"/>
          <w:marTop w:val="0"/>
          <w:marBottom w:val="0"/>
          <w:divBdr>
            <w:top w:val="none" w:sz="0" w:space="0" w:color="auto"/>
            <w:left w:val="none" w:sz="0" w:space="0" w:color="auto"/>
            <w:bottom w:val="none" w:sz="0" w:space="0" w:color="auto"/>
            <w:right w:val="none" w:sz="0" w:space="0" w:color="auto"/>
          </w:divBdr>
        </w:div>
      </w:divsChild>
    </w:div>
    <w:div w:id="1340228837">
      <w:bodyDiv w:val="1"/>
      <w:marLeft w:val="0"/>
      <w:marRight w:val="0"/>
      <w:marTop w:val="0"/>
      <w:marBottom w:val="0"/>
      <w:divBdr>
        <w:top w:val="none" w:sz="0" w:space="0" w:color="auto"/>
        <w:left w:val="none" w:sz="0" w:space="0" w:color="auto"/>
        <w:bottom w:val="none" w:sz="0" w:space="0" w:color="auto"/>
        <w:right w:val="none" w:sz="0" w:space="0" w:color="auto"/>
      </w:divBdr>
      <w:divsChild>
        <w:div w:id="112680240">
          <w:marLeft w:val="480"/>
          <w:marRight w:val="0"/>
          <w:marTop w:val="0"/>
          <w:marBottom w:val="0"/>
          <w:divBdr>
            <w:top w:val="none" w:sz="0" w:space="0" w:color="auto"/>
            <w:left w:val="none" w:sz="0" w:space="0" w:color="auto"/>
            <w:bottom w:val="none" w:sz="0" w:space="0" w:color="auto"/>
            <w:right w:val="none" w:sz="0" w:space="0" w:color="auto"/>
          </w:divBdr>
        </w:div>
        <w:div w:id="333731684">
          <w:marLeft w:val="480"/>
          <w:marRight w:val="0"/>
          <w:marTop w:val="0"/>
          <w:marBottom w:val="0"/>
          <w:divBdr>
            <w:top w:val="none" w:sz="0" w:space="0" w:color="auto"/>
            <w:left w:val="none" w:sz="0" w:space="0" w:color="auto"/>
            <w:bottom w:val="none" w:sz="0" w:space="0" w:color="auto"/>
            <w:right w:val="none" w:sz="0" w:space="0" w:color="auto"/>
          </w:divBdr>
        </w:div>
        <w:div w:id="536309470">
          <w:marLeft w:val="480"/>
          <w:marRight w:val="0"/>
          <w:marTop w:val="0"/>
          <w:marBottom w:val="0"/>
          <w:divBdr>
            <w:top w:val="none" w:sz="0" w:space="0" w:color="auto"/>
            <w:left w:val="none" w:sz="0" w:space="0" w:color="auto"/>
            <w:bottom w:val="none" w:sz="0" w:space="0" w:color="auto"/>
            <w:right w:val="none" w:sz="0" w:space="0" w:color="auto"/>
          </w:divBdr>
        </w:div>
        <w:div w:id="817382604">
          <w:marLeft w:val="480"/>
          <w:marRight w:val="0"/>
          <w:marTop w:val="0"/>
          <w:marBottom w:val="0"/>
          <w:divBdr>
            <w:top w:val="none" w:sz="0" w:space="0" w:color="auto"/>
            <w:left w:val="none" w:sz="0" w:space="0" w:color="auto"/>
            <w:bottom w:val="none" w:sz="0" w:space="0" w:color="auto"/>
            <w:right w:val="none" w:sz="0" w:space="0" w:color="auto"/>
          </w:divBdr>
        </w:div>
        <w:div w:id="821851808">
          <w:marLeft w:val="480"/>
          <w:marRight w:val="0"/>
          <w:marTop w:val="0"/>
          <w:marBottom w:val="0"/>
          <w:divBdr>
            <w:top w:val="none" w:sz="0" w:space="0" w:color="auto"/>
            <w:left w:val="none" w:sz="0" w:space="0" w:color="auto"/>
            <w:bottom w:val="none" w:sz="0" w:space="0" w:color="auto"/>
            <w:right w:val="none" w:sz="0" w:space="0" w:color="auto"/>
          </w:divBdr>
        </w:div>
        <w:div w:id="1030495038">
          <w:marLeft w:val="480"/>
          <w:marRight w:val="0"/>
          <w:marTop w:val="0"/>
          <w:marBottom w:val="0"/>
          <w:divBdr>
            <w:top w:val="none" w:sz="0" w:space="0" w:color="auto"/>
            <w:left w:val="none" w:sz="0" w:space="0" w:color="auto"/>
            <w:bottom w:val="none" w:sz="0" w:space="0" w:color="auto"/>
            <w:right w:val="none" w:sz="0" w:space="0" w:color="auto"/>
          </w:divBdr>
        </w:div>
        <w:div w:id="1202941135">
          <w:marLeft w:val="480"/>
          <w:marRight w:val="0"/>
          <w:marTop w:val="0"/>
          <w:marBottom w:val="0"/>
          <w:divBdr>
            <w:top w:val="none" w:sz="0" w:space="0" w:color="auto"/>
            <w:left w:val="none" w:sz="0" w:space="0" w:color="auto"/>
            <w:bottom w:val="none" w:sz="0" w:space="0" w:color="auto"/>
            <w:right w:val="none" w:sz="0" w:space="0" w:color="auto"/>
          </w:divBdr>
        </w:div>
        <w:div w:id="1242525308">
          <w:marLeft w:val="480"/>
          <w:marRight w:val="0"/>
          <w:marTop w:val="0"/>
          <w:marBottom w:val="0"/>
          <w:divBdr>
            <w:top w:val="none" w:sz="0" w:space="0" w:color="auto"/>
            <w:left w:val="none" w:sz="0" w:space="0" w:color="auto"/>
            <w:bottom w:val="none" w:sz="0" w:space="0" w:color="auto"/>
            <w:right w:val="none" w:sz="0" w:space="0" w:color="auto"/>
          </w:divBdr>
        </w:div>
        <w:div w:id="1259217184">
          <w:marLeft w:val="480"/>
          <w:marRight w:val="0"/>
          <w:marTop w:val="0"/>
          <w:marBottom w:val="0"/>
          <w:divBdr>
            <w:top w:val="none" w:sz="0" w:space="0" w:color="auto"/>
            <w:left w:val="none" w:sz="0" w:space="0" w:color="auto"/>
            <w:bottom w:val="none" w:sz="0" w:space="0" w:color="auto"/>
            <w:right w:val="none" w:sz="0" w:space="0" w:color="auto"/>
          </w:divBdr>
        </w:div>
        <w:div w:id="1333218262">
          <w:marLeft w:val="480"/>
          <w:marRight w:val="0"/>
          <w:marTop w:val="0"/>
          <w:marBottom w:val="0"/>
          <w:divBdr>
            <w:top w:val="none" w:sz="0" w:space="0" w:color="auto"/>
            <w:left w:val="none" w:sz="0" w:space="0" w:color="auto"/>
            <w:bottom w:val="none" w:sz="0" w:space="0" w:color="auto"/>
            <w:right w:val="none" w:sz="0" w:space="0" w:color="auto"/>
          </w:divBdr>
        </w:div>
        <w:div w:id="1560048531">
          <w:marLeft w:val="480"/>
          <w:marRight w:val="0"/>
          <w:marTop w:val="0"/>
          <w:marBottom w:val="0"/>
          <w:divBdr>
            <w:top w:val="none" w:sz="0" w:space="0" w:color="auto"/>
            <w:left w:val="none" w:sz="0" w:space="0" w:color="auto"/>
            <w:bottom w:val="none" w:sz="0" w:space="0" w:color="auto"/>
            <w:right w:val="none" w:sz="0" w:space="0" w:color="auto"/>
          </w:divBdr>
        </w:div>
        <w:div w:id="1569458636">
          <w:marLeft w:val="480"/>
          <w:marRight w:val="0"/>
          <w:marTop w:val="0"/>
          <w:marBottom w:val="0"/>
          <w:divBdr>
            <w:top w:val="none" w:sz="0" w:space="0" w:color="auto"/>
            <w:left w:val="none" w:sz="0" w:space="0" w:color="auto"/>
            <w:bottom w:val="none" w:sz="0" w:space="0" w:color="auto"/>
            <w:right w:val="none" w:sz="0" w:space="0" w:color="auto"/>
          </w:divBdr>
        </w:div>
        <w:div w:id="1617834620">
          <w:marLeft w:val="480"/>
          <w:marRight w:val="0"/>
          <w:marTop w:val="0"/>
          <w:marBottom w:val="0"/>
          <w:divBdr>
            <w:top w:val="none" w:sz="0" w:space="0" w:color="auto"/>
            <w:left w:val="none" w:sz="0" w:space="0" w:color="auto"/>
            <w:bottom w:val="none" w:sz="0" w:space="0" w:color="auto"/>
            <w:right w:val="none" w:sz="0" w:space="0" w:color="auto"/>
          </w:divBdr>
        </w:div>
        <w:div w:id="1800225529">
          <w:marLeft w:val="480"/>
          <w:marRight w:val="0"/>
          <w:marTop w:val="0"/>
          <w:marBottom w:val="0"/>
          <w:divBdr>
            <w:top w:val="none" w:sz="0" w:space="0" w:color="auto"/>
            <w:left w:val="none" w:sz="0" w:space="0" w:color="auto"/>
            <w:bottom w:val="none" w:sz="0" w:space="0" w:color="auto"/>
            <w:right w:val="none" w:sz="0" w:space="0" w:color="auto"/>
          </w:divBdr>
        </w:div>
        <w:div w:id="1811290406">
          <w:marLeft w:val="480"/>
          <w:marRight w:val="0"/>
          <w:marTop w:val="0"/>
          <w:marBottom w:val="0"/>
          <w:divBdr>
            <w:top w:val="none" w:sz="0" w:space="0" w:color="auto"/>
            <w:left w:val="none" w:sz="0" w:space="0" w:color="auto"/>
            <w:bottom w:val="none" w:sz="0" w:space="0" w:color="auto"/>
            <w:right w:val="none" w:sz="0" w:space="0" w:color="auto"/>
          </w:divBdr>
        </w:div>
        <w:div w:id="1924947115">
          <w:marLeft w:val="480"/>
          <w:marRight w:val="0"/>
          <w:marTop w:val="0"/>
          <w:marBottom w:val="0"/>
          <w:divBdr>
            <w:top w:val="none" w:sz="0" w:space="0" w:color="auto"/>
            <w:left w:val="none" w:sz="0" w:space="0" w:color="auto"/>
            <w:bottom w:val="none" w:sz="0" w:space="0" w:color="auto"/>
            <w:right w:val="none" w:sz="0" w:space="0" w:color="auto"/>
          </w:divBdr>
        </w:div>
      </w:divsChild>
    </w:div>
    <w:div w:id="1347710762">
      <w:bodyDiv w:val="1"/>
      <w:marLeft w:val="0"/>
      <w:marRight w:val="0"/>
      <w:marTop w:val="0"/>
      <w:marBottom w:val="0"/>
      <w:divBdr>
        <w:top w:val="none" w:sz="0" w:space="0" w:color="auto"/>
        <w:left w:val="none" w:sz="0" w:space="0" w:color="auto"/>
        <w:bottom w:val="none" w:sz="0" w:space="0" w:color="auto"/>
        <w:right w:val="none" w:sz="0" w:space="0" w:color="auto"/>
      </w:divBdr>
      <w:divsChild>
        <w:div w:id="119736085">
          <w:marLeft w:val="480"/>
          <w:marRight w:val="0"/>
          <w:marTop w:val="0"/>
          <w:marBottom w:val="0"/>
          <w:divBdr>
            <w:top w:val="none" w:sz="0" w:space="0" w:color="auto"/>
            <w:left w:val="none" w:sz="0" w:space="0" w:color="auto"/>
            <w:bottom w:val="none" w:sz="0" w:space="0" w:color="auto"/>
            <w:right w:val="none" w:sz="0" w:space="0" w:color="auto"/>
          </w:divBdr>
        </w:div>
        <w:div w:id="207186384">
          <w:marLeft w:val="480"/>
          <w:marRight w:val="0"/>
          <w:marTop w:val="0"/>
          <w:marBottom w:val="0"/>
          <w:divBdr>
            <w:top w:val="none" w:sz="0" w:space="0" w:color="auto"/>
            <w:left w:val="none" w:sz="0" w:space="0" w:color="auto"/>
            <w:bottom w:val="none" w:sz="0" w:space="0" w:color="auto"/>
            <w:right w:val="none" w:sz="0" w:space="0" w:color="auto"/>
          </w:divBdr>
        </w:div>
        <w:div w:id="355888545">
          <w:marLeft w:val="480"/>
          <w:marRight w:val="0"/>
          <w:marTop w:val="0"/>
          <w:marBottom w:val="0"/>
          <w:divBdr>
            <w:top w:val="none" w:sz="0" w:space="0" w:color="auto"/>
            <w:left w:val="none" w:sz="0" w:space="0" w:color="auto"/>
            <w:bottom w:val="none" w:sz="0" w:space="0" w:color="auto"/>
            <w:right w:val="none" w:sz="0" w:space="0" w:color="auto"/>
          </w:divBdr>
        </w:div>
        <w:div w:id="559287329">
          <w:marLeft w:val="480"/>
          <w:marRight w:val="0"/>
          <w:marTop w:val="0"/>
          <w:marBottom w:val="0"/>
          <w:divBdr>
            <w:top w:val="none" w:sz="0" w:space="0" w:color="auto"/>
            <w:left w:val="none" w:sz="0" w:space="0" w:color="auto"/>
            <w:bottom w:val="none" w:sz="0" w:space="0" w:color="auto"/>
            <w:right w:val="none" w:sz="0" w:space="0" w:color="auto"/>
          </w:divBdr>
        </w:div>
        <w:div w:id="676420490">
          <w:marLeft w:val="480"/>
          <w:marRight w:val="0"/>
          <w:marTop w:val="0"/>
          <w:marBottom w:val="0"/>
          <w:divBdr>
            <w:top w:val="none" w:sz="0" w:space="0" w:color="auto"/>
            <w:left w:val="none" w:sz="0" w:space="0" w:color="auto"/>
            <w:bottom w:val="none" w:sz="0" w:space="0" w:color="auto"/>
            <w:right w:val="none" w:sz="0" w:space="0" w:color="auto"/>
          </w:divBdr>
        </w:div>
        <w:div w:id="701174319">
          <w:marLeft w:val="480"/>
          <w:marRight w:val="0"/>
          <w:marTop w:val="0"/>
          <w:marBottom w:val="0"/>
          <w:divBdr>
            <w:top w:val="none" w:sz="0" w:space="0" w:color="auto"/>
            <w:left w:val="none" w:sz="0" w:space="0" w:color="auto"/>
            <w:bottom w:val="none" w:sz="0" w:space="0" w:color="auto"/>
            <w:right w:val="none" w:sz="0" w:space="0" w:color="auto"/>
          </w:divBdr>
        </w:div>
        <w:div w:id="1175610658">
          <w:marLeft w:val="480"/>
          <w:marRight w:val="0"/>
          <w:marTop w:val="0"/>
          <w:marBottom w:val="0"/>
          <w:divBdr>
            <w:top w:val="none" w:sz="0" w:space="0" w:color="auto"/>
            <w:left w:val="none" w:sz="0" w:space="0" w:color="auto"/>
            <w:bottom w:val="none" w:sz="0" w:space="0" w:color="auto"/>
            <w:right w:val="none" w:sz="0" w:space="0" w:color="auto"/>
          </w:divBdr>
        </w:div>
        <w:div w:id="1526094963">
          <w:marLeft w:val="480"/>
          <w:marRight w:val="0"/>
          <w:marTop w:val="0"/>
          <w:marBottom w:val="0"/>
          <w:divBdr>
            <w:top w:val="none" w:sz="0" w:space="0" w:color="auto"/>
            <w:left w:val="none" w:sz="0" w:space="0" w:color="auto"/>
            <w:bottom w:val="none" w:sz="0" w:space="0" w:color="auto"/>
            <w:right w:val="none" w:sz="0" w:space="0" w:color="auto"/>
          </w:divBdr>
        </w:div>
        <w:div w:id="1570925289">
          <w:marLeft w:val="480"/>
          <w:marRight w:val="0"/>
          <w:marTop w:val="0"/>
          <w:marBottom w:val="0"/>
          <w:divBdr>
            <w:top w:val="none" w:sz="0" w:space="0" w:color="auto"/>
            <w:left w:val="none" w:sz="0" w:space="0" w:color="auto"/>
            <w:bottom w:val="none" w:sz="0" w:space="0" w:color="auto"/>
            <w:right w:val="none" w:sz="0" w:space="0" w:color="auto"/>
          </w:divBdr>
        </w:div>
        <w:div w:id="1632708988">
          <w:marLeft w:val="480"/>
          <w:marRight w:val="0"/>
          <w:marTop w:val="0"/>
          <w:marBottom w:val="0"/>
          <w:divBdr>
            <w:top w:val="none" w:sz="0" w:space="0" w:color="auto"/>
            <w:left w:val="none" w:sz="0" w:space="0" w:color="auto"/>
            <w:bottom w:val="none" w:sz="0" w:space="0" w:color="auto"/>
            <w:right w:val="none" w:sz="0" w:space="0" w:color="auto"/>
          </w:divBdr>
        </w:div>
        <w:div w:id="1643657479">
          <w:marLeft w:val="480"/>
          <w:marRight w:val="0"/>
          <w:marTop w:val="0"/>
          <w:marBottom w:val="0"/>
          <w:divBdr>
            <w:top w:val="none" w:sz="0" w:space="0" w:color="auto"/>
            <w:left w:val="none" w:sz="0" w:space="0" w:color="auto"/>
            <w:bottom w:val="none" w:sz="0" w:space="0" w:color="auto"/>
            <w:right w:val="none" w:sz="0" w:space="0" w:color="auto"/>
          </w:divBdr>
        </w:div>
        <w:div w:id="1721401127">
          <w:marLeft w:val="480"/>
          <w:marRight w:val="0"/>
          <w:marTop w:val="0"/>
          <w:marBottom w:val="0"/>
          <w:divBdr>
            <w:top w:val="none" w:sz="0" w:space="0" w:color="auto"/>
            <w:left w:val="none" w:sz="0" w:space="0" w:color="auto"/>
            <w:bottom w:val="none" w:sz="0" w:space="0" w:color="auto"/>
            <w:right w:val="none" w:sz="0" w:space="0" w:color="auto"/>
          </w:divBdr>
        </w:div>
        <w:div w:id="1839955087">
          <w:marLeft w:val="480"/>
          <w:marRight w:val="0"/>
          <w:marTop w:val="0"/>
          <w:marBottom w:val="0"/>
          <w:divBdr>
            <w:top w:val="none" w:sz="0" w:space="0" w:color="auto"/>
            <w:left w:val="none" w:sz="0" w:space="0" w:color="auto"/>
            <w:bottom w:val="none" w:sz="0" w:space="0" w:color="auto"/>
            <w:right w:val="none" w:sz="0" w:space="0" w:color="auto"/>
          </w:divBdr>
        </w:div>
        <w:div w:id="1905331771">
          <w:marLeft w:val="480"/>
          <w:marRight w:val="0"/>
          <w:marTop w:val="0"/>
          <w:marBottom w:val="0"/>
          <w:divBdr>
            <w:top w:val="none" w:sz="0" w:space="0" w:color="auto"/>
            <w:left w:val="none" w:sz="0" w:space="0" w:color="auto"/>
            <w:bottom w:val="none" w:sz="0" w:space="0" w:color="auto"/>
            <w:right w:val="none" w:sz="0" w:space="0" w:color="auto"/>
          </w:divBdr>
        </w:div>
        <w:div w:id="1906183091">
          <w:marLeft w:val="480"/>
          <w:marRight w:val="0"/>
          <w:marTop w:val="0"/>
          <w:marBottom w:val="0"/>
          <w:divBdr>
            <w:top w:val="none" w:sz="0" w:space="0" w:color="auto"/>
            <w:left w:val="none" w:sz="0" w:space="0" w:color="auto"/>
            <w:bottom w:val="none" w:sz="0" w:space="0" w:color="auto"/>
            <w:right w:val="none" w:sz="0" w:space="0" w:color="auto"/>
          </w:divBdr>
        </w:div>
        <w:div w:id="1930653724">
          <w:marLeft w:val="480"/>
          <w:marRight w:val="0"/>
          <w:marTop w:val="0"/>
          <w:marBottom w:val="0"/>
          <w:divBdr>
            <w:top w:val="none" w:sz="0" w:space="0" w:color="auto"/>
            <w:left w:val="none" w:sz="0" w:space="0" w:color="auto"/>
            <w:bottom w:val="none" w:sz="0" w:space="0" w:color="auto"/>
            <w:right w:val="none" w:sz="0" w:space="0" w:color="auto"/>
          </w:divBdr>
        </w:div>
        <w:div w:id="1987276252">
          <w:marLeft w:val="480"/>
          <w:marRight w:val="0"/>
          <w:marTop w:val="0"/>
          <w:marBottom w:val="0"/>
          <w:divBdr>
            <w:top w:val="none" w:sz="0" w:space="0" w:color="auto"/>
            <w:left w:val="none" w:sz="0" w:space="0" w:color="auto"/>
            <w:bottom w:val="none" w:sz="0" w:space="0" w:color="auto"/>
            <w:right w:val="none" w:sz="0" w:space="0" w:color="auto"/>
          </w:divBdr>
        </w:div>
      </w:divsChild>
    </w:div>
    <w:div w:id="1447041401">
      <w:bodyDiv w:val="1"/>
      <w:marLeft w:val="0"/>
      <w:marRight w:val="0"/>
      <w:marTop w:val="0"/>
      <w:marBottom w:val="0"/>
      <w:divBdr>
        <w:top w:val="none" w:sz="0" w:space="0" w:color="auto"/>
        <w:left w:val="none" w:sz="0" w:space="0" w:color="auto"/>
        <w:bottom w:val="none" w:sz="0" w:space="0" w:color="auto"/>
        <w:right w:val="none" w:sz="0" w:space="0" w:color="auto"/>
      </w:divBdr>
      <w:divsChild>
        <w:div w:id="36201607">
          <w:marLeft w:val="480"/>
          <w:marRight w:val="0"/>
          <w:marTop w:val="0"/>
          <w:marBottom w:val="0"/>
          <w:divBdr>
            <w:top w:val="none" w:sz="0" w:space="0" w:color="auto"/>
            <w:left w:val="none" w:sz="0" w:space="0" w:color="auto"/>
            <w:bottom w:val="none" w:sz="0" w:space="0" w:color="auto"/>
            <w:right w:val="none" w:sz="0" w:space="0" w:color="auto"/>
          </w:divBdr>
        </w:div>
        <w:div w:id="132410802">
          <w:marLeft w:val="480"/>
          <w:marRight w:val="0"/>
          <w:marTop w:val="0"/>
          <w:marBottom w:val="0"/>
          <w:divBdr>
            <w:top w:val="none" w:sz="0" w:space="0" w:color="auto"/>
            <w:left w:val="none" w:sz="0" w:space="0" w:color="auto"/>
            <w:bottom w:val="none" w:sz="0" w:space="0" w:color="auto"/>
            <w:right w:val="none" w:sz="0" w:space="0" w:color="auto"/>
          </w:divBdr>
        </w:div>
        <w:div w:id="144399441">
          <w:marLeft w:val="480"/>
          <w:marRight w:val="0"/>
          <w:marTop w:val="0"/>
          <w:marBottom w:val="0"/>
          <w:divBdr>
            <w:top w:val="none" w:sz="0" w:space="0" w:color="auto"/>
            <w:left w:val="none" w:sz="0" w:space="0" w:color="auto"/>
            <w:bottom w:val="none" w:sz="0" w:space="0" w:color="auto"/>
            <w:right w:val="none" w:sz="0" w:space="0" w:color="auto"/>
          </w:divBdr>
        </w:div>
        <w:div w:id="163935198">
          <w:marLeft w:val="480"/>
          <w:marRight w:val="0"/>
          <w:marTop w:val="0"/>
          <w:marBottom w:val="0"/>
          <w:divBdr>
            <w:top w:val="none" w:sz="0" w:space="0" w:color="auto"/>
            <w:left w:val="none" w:sz="0" w:space="0" w:color="auto"/>
            <w:bottom w:val="none" w:sz="0" w:space="0" w:color="auto"/>
            <w:right w:val="none" w:sz="0" w:space="0" w:color="auto"/>
          </w:divBdr>
        </w:div>
        <w:div w:id="566427790">
          <w:marLeft w:val="480"/>
          <w:marRight w:val="0"/>
          <w:marTop w:val="0"/>
          <w:marBottom w:val="0"/>
          <w:divBdr>
            <w:top w:val="none" w:sz="0" w:space="0" w:color="auto"/>
            <w:left w:val="none" w:sz="0" w:space="0" w:color="auto"/>
            <w:bottom w:val="none" w:sz="0" w:space="0" w:color="auto"/>
            <w:right w:val="none" w:sz="0" w:space="0" w:color="auto"/>
          </w:divBdr>
        </w:div>
        <w:div w:id="855312766">
          <w:marLeft w:val="480"/>
          <w:marRight w:val="0"/>
          <w:marTop w:val="0"/>
          <w:marBottom w:val="0"/>
          <w:divBdr>
            <w:top w:val="none" w:sz="0" w:space="0" w:color="auto"/>
            <w:left w:val="none" w:sz="0" w:space="0" w:color="auto"/>
            <w:bottom w:val="none" w:sz="0" w:space="0" w:color="auto"/>
            <w:right w:val="none" w:sz="0" w:space="0" w:color="auto"/>
          </w:divBdr>
        </w:div>
        <w:div w:id="964191912">
          <w:marLeft w:val="480"/>
          <w:marRight w:val="0"/>
          <w:marTop w:val="0"/>
          <w:marBottom w:val="0"/>
          <w:divBdr>
            <w:top w:val="none" w:sz="0" w:space="0" w:color="auto"/>
            <w:left w:val="none" w:sz="0" w:space="0" w:color="auto"/>
            <w:bottom w:val="none" w:sz="0" w:space="0" w:color="auto"/>
            <w:right w:val="none" w:sz="0" w:space="0" w:color="auto"/>
          </w:divBdr>
        </w:div>
        <w:div w:id="987324272">
          <w:marLeft w:val="480"/>
          <w:marRight w:val="0"/>
          <w:marTop w:val="0"/>
          <w:marBottom w:val="0"/>
          <w:divBdr>
            <w:top w:val="none" w:sz="0" w:space="0" w:color="auto"/>
            <w:left w:val="none" w:sz="0" w:space="0" w:color="auto"/>
            <w:bottom w:val="none" w:sz="0" w:space="0" w:color="auto"/>
            <w:right w:val="none" w:sz="0" w:space="0" w:color="auto"/>
          </w:divBdr>
        </w:div>
        <w:div w:id="1024864043">
          <w:marLeft w:val="480"/>
          <w:marRight w:val="0"/>
          <w:marTop w:val="0"/>
          <w:marBottom w:val="0"/>
          <w:divBdr>
            <w:top w:val="none" w:sz="0" w:space="0" w:color="auto"/>
            <w:left w:val="none" w:sz="0" w:space="0" w:color="auto"/>
            <w:bottom w:val="none" w:sz="0" w:space="0" w:color="auto"/>
            <w:right w:val="none" w:sz="0" w:space="0" w:color="auto"/>
          </w:divBdr>
        </w:div>
        <w:div w:id="1111626658">
          <w:marLeft w:val="480"/>
          <w:marRight w:val="0"/>
          <w:marTop w:val="0"/>
          <w:marBottom w:val="0"/>
          <w:divBdr>
            <w:top w:val="none" w:sz="0" w:space="0" w:color="auto"/>
            <w:left w:val="none" w:sz="0" w:space="0" w:color="auto"/>
            <w:bottom w:val="none" w:sz="0" w:space="0" w:color="auto"/>
            <w:right w:val="none" w:sz="0" w:space="0" w:color="auto"/>
          </w:divBdr>
        </w:div>
        <w:div w:id="1338850596">
          <w:marLeft w:val="480"/>
          <w:marRight w:val="0"/>
          <w:marTop w:val="0"/>
          <w:marBottom w:val="0"/>
          <w:divBdr>
            <w:top w:val="none" w:sz="0" w:space="0" w:color="auto"/>
            <w:left w:val="none" w:sz="0" w:space="0" w:color="auto"/>
            <w:bottom w:val="none" w:sz="0" w:space="0" w:color="auto"/>
            <w:right w:val="none" w:sz="0" w:space="0" w:color="auto"/>
          </w:divBdr>
        </w:div>
        <w:div w:id="1380858770">
          <w:marLeft w:val="480"/>
          <w:marRight w:val="0"/>
          <w:marTop w:val="0"/>
          <w:marBottom w:val="0"/>
          <w:divBdr>
            <w:top w:val="none" w:sz="0" w:space="0" w:color="auto"/>
            <w:left w:val="none" w:sz="0" w:space="0" w:color="auto"/>
            <w:bottom w:val="none" w:sz="0" w:space="0" w:color="auto"/>
            <w:right w:val="none" w:sz="0" w:space="0" w:color="auto"/>
          </w:divBdr>
        </w:div>
        <w:div w:id="1628119125">
          <w:marLeft w:val="480"/>
          <w:marRight w:val="0"/>
          <w:marTop w:val="0"/>
          <w:marBottom w:val="0"/>
          <w:divBdr>
            <w:top w:val="none" w:sz="0" w:space="0" w:color="auto"/>
            <w:left w:val="none" w:sz="0" w:space="0" w:color="auto"/>
            <w:bottom w:val="none" w:sz="0" w:space="0" w:color="auto"/>
            <w:right w:val="none" w:sz="0" w:space="0" w:color="auto"/>
          </w:divBdr>
        </w:div>
        <w:div w:id="1637221644">
          <w:marLeft w:val="480"/>
          <w:marRight w:val="0"/>
          <w:marTop w:val="0"/>
          <w:marBottom w:val="0"/>
          <w:divBdr>
            <w:top w:val="none" w:sz="0" w:space="0" w:color="auto"/>
            <w:left w:val="none" w:sz="0" w:space="0" w:color="auto"/>
            <w:bottom w:val="none" w:sz="0" w:space="0" w:color="auto"/>
            <w:right w:val="none" w:sz="0" w:space="0" w:color="auto"/>
          </w:divBdr>
        </w:div>
        <w:div w:id="1716157716">
          <w:marLeft w:val="480"/>
          <w:marRight w:val="0"/>
          <w:marTop w:val="0"/>
          <w:marBottom w:val="0"/>
          <w:divBdr>
            <w:top w:val="none" w:sz="0" w:space="0" w:color="auto"/>
            <w:left w:val="none" w:sz="0" w:space="0" w:color="auto"/>
            <w:bottom w:val="none" w:sz="0" w:space="0" w:color="auto"/>
            <w:right w:val="none" w:sz="0" w:space="0" w:color="auto"/>
          </w:divBdr>
        </w:div>
        <w:div w:id="1725252529">
          <w:marLeft w:val="480"/>
          <w:marRight w:val="0"/>
          <w:marTop w:val="0"/>
          <w:marBottom w:val="0"/>
          <w:divBdr>
            <w:top w:val="none" w:sz="0" w:space="0" w:color="auto"/>
            <w:left w:val="none" w:sz="0" w:space="0" w:color="auto"/>
            <w:bottom w:val="none" w:sz="0" w:space="0" w:color="auto"/>
            <w:right w:val="none" w:sz="0" w:space="0" w:color="auto"/>
          </w:divBdr>
        </w:div>
      </w:divsChild>
    </w:div>
    <w:div w:id="1506894983">
      <w:bodyDiv w:val="1"/>
      <w:marLeft w:val="0"/>
      <w:marRight w:val="0"/>
      <w:marTop w:val="0"/>
      <w:marBottom w:val="0"/>
      <w:divBdr>
        <w:top w:val="none" w:sz="0" w:space="0" w:color="auto"/>
        <w:left w:val="none" w:sz="0" w:space="0" w:color="auto"/>
        <w:bottom w:val="none" w:sz="0" w:space="0" w:color="auto"/>
        <w:right w:val="none" w:sz="0" w:space="0" w:color="auto"/>
      </w:divBdr>
    </w:div>
    <w:div w:id="1617834282">
      <w:bodyDiv w:val="1"/>
      <w:marLeft w:val="0"/>
      <w:marRight w:val="0"/>
      <w:marTop w:val="0"/>
      <w:marBottom w:val="0"/>
      <w:divBdr>
        <w:top w:val="none" w:sz="0" w:space="0" w:color="auto"/>
        <w:left w:val="none" w:sz="0" w:space="0" w:color="auto"/>
        <w:bottom w:val="none" w:sz="0" w:space="0" w:color="auto"/>
        <w:right w:val="none" w:sz="0" w:space="0" w:color="auto"/>
      </w:divBdr>
      <w:divsChild>
        <w:div w:id="63647650">
          <w:marLeft w:val="480"/>
          <w:marRight w:val="0"/>
          <w:marTop w:val="0"/>
          <w:marBottom w:val="0"/>
          <w:divBdr>
            <w:top w:val="none" w:sz="0" w:space="0" w:color="auto"/>
            <w:left w:val="none" w:sz="0" w:space="0" w:color="auto"/>
            <w:bottom w:val="none" w:sz="0" w:space="0" w:color="auto"/>
            <w:right w:val="none" w:sz="0" w:space="0" w:color="auto"/>
          </w:divBdr>
        </w:div>
        <w:div w:id="305355986">
          <w:marLeft w:val="480"/>
          <w:marRight w:val="0"/>
          <w:marTop w:val="0"/>
          <w:marBottom w:val="0"/>
          <w:divBdr>
            <w:top w:val="none" w:sz="0" w:space="0" w:color="auto"/>
            <w:left w:val="none" w:sz="0" w:space="0" w:color="auto"/>
            <w:bottom w:val="none" w:sz="0" w:space="0" w:color="auto"/>
            <w:right w:val="none" w:sz="0" w:space="0" w:color="auto"/>
          </w:divBdr>
        </w:div>
        <w:div w:id="410583628">
          <w:marLeft w:val="480"/>
          <w:marRight w:val="0"/>
          <w:marTop w:val="0"/>
          <w:marBottom w:val="0"/>
          <w:divBdr>
            <w:top w:val="none" w:sz="0" w:space="0" w:color="auto"/>
            <w:left w:val="none" w:sz="0" w:space="0" w:color="auto"/>
            <w:bottom w:val="none" w:sz="0" w:space="0" w:color="auto"/>
            <w:right w:val="none" w:sz="0" w:space="0" w:color="auto"/>
          </w:divBdr>
        </w:div>
        <w:div w:id="417869632">
          <w:marLeft w:val="480"/>
          <w:marRight w:val="0"/>
          <w:marTop w:val="0"/>
          <w:marBottom w:val="0"/>
          <w:divBdr>
            <w:top w:val="none" w:sz="0" w:space="0" w:color="auto"/>
            <w:left w:val="none" w:sz="0" w:space="0" w:color="auto"/>
            <w:bottom w:val="none" w:sz="0" w:space="0" w:color="auto"/>
            <w:right w:val="none" w:sz="0" w:space="0" w:color="auto"/>
          </w:divBdr>
        </w:div>
        <w:div w:id="908924980">
          <w:marLeft w:val="480"/>
          <w:marRight w:val="0"/>
          <w:marTop w:val="0"/>
          <w:marBottom w:val="0"/>
          <w:divBdr>
            <w:top w:val="none" w:sz="0" w:space="0" w:color="auto"/>
            <w:left w:val="none" w:sz="0" w:space="0" w:color="auto"/>
            <w:bottom w:val="none" w:sz="0" w:space="0" w:color="auto"/>
            <w:right w:val="none" w:sz="0" w:space="0" w:color="auto"/>
          </w:divBdr>
        </w:div>
        <w:div w:id="1026563164">
          <w:marLeft w:val="480"/>
          <w:marRight w:val="0"/>
          <w:marTop w:val="0"/>
          <w:marBottom w:val="0"/>
          <w:divBdr>
            <w:top w:val="none" w:sz="0" w:space="0" w:color="auto"/>
            <w:left w:val="none" w:sz="0" w:space="0" w:color="auto"/>
            <w:bottom w:val="none" w:sz="0" w:space="0" w:color="auto"/>
            <w:right w:val="none" w:sz="0" w:space="0" w:color="auto"/>
          </w:divBdr>
        </w:div>
        <w:div w:id="1037315256">
          <w:marLeft w:val="480"/>
          <w:marRight w:val="0"/>
          <w:marTop w:val="0"/>
          <w:marBottom w:val="0"/>
          <w:divBdr>
            <w:top w:val="none" w:sz="0" w:space="0" w:color="auto"/>
            <w:left w:val="none" w:sz="0" w:space="0" w:color="auto"/>
            <w:bottom w:val="none" w:sz="0" w:space="0" w:color="auto"/>
            <w:right w:val="none" w:sz="0" w:space="0" w:color="auto"/>
          </w:divBdr>
        </w:div>
        <w:div w:id="1135176900">
          <w:marLeft w:val="480"/>
          <w:marRight w:val="0"/>
          <w:marTop w:val="0"/>
          <w:marBottom w:val="0"/>
          <w:divBdr>
            <w:top w:val="none" w:sz="0" w:space="0" w:color="auto"/>
            <w:left w:val="none" w:sz="0" w:space="0" w:color="auto"/>
            <w:bottom w:val="none" w:sz="0" w:space="0" w:color="auto"/>
            <w:right w:val="none" w:sz="0" w:space="0" w:color="auto"/>
          </w:divBdr>
        </w:div>
        <w:div w:id="1152064252">
          <w:marLeft w:val="480"/>
          <w:marRight w:val="0"/>
          <w:marTop w:val="0"/>
          <w:marBottom w:val="0"/>
          <w:divBdr>
            <w:top w:val="none" w:sz="0" w:space="0" w:color="auto"/>
            <w:left w:val="none" w:sz="0" w:space="0" w:color="auto"/>
            <w:bottom w:val="none" w:sz="0" w:space="0" w:color="auto"/>
            <w:right w:val="none" w:sz="0" w:space="0" w:color="auto"/>
          </w:divBdr>
        </w:div>
        <w:div w:id="1271820437">
          <w:marLeft w:val="480"/>
          <w:marRight w:val="0"/>
          <w:marTop w:val="0"/>
          <w:marBottom w:val="0"/>
          <w:divBdr>
            <w:top w:val="none" w:sz="0" w:space="0" w:color="auto"/>
            <w:left w:val="none" w:sz="0" w:space="0" w:color="auto"/>
            <w:bottom w:val="none" w:sz="0" w:space="0" w:color="auto"/>
            <w:right w:val="none" w:sz="0" w:space="0" w:color="auto"/>
          </w:divBdr>
        </w:div>
        <w:div w:id="1426028064">
          <w:marLeft w:val="480"/>
          <w:marRight w:val="0"/>
          <w:marTop w:val="0"/>
          <w:marBottom w:val="0"/>
          <w:divBdr>
            <w:top w:val="none" w:sz="0" w:space="0" w:color="auto"/>
            <w:left w:val="none" w:sz="0" w:space="0" w:color="auto"/>
            <w:bottom w:val="none" w:sz="0" w:space="0" w:color="auto"/>
            <w:right w:val="none" w:sz="0" w:space="0" w:color="auto"/>
          </w:divBdr>
        </w:div>
        <w:div w:id="1566336945">
          <w:marLeft w:val="480"/>
          <w:marRight w:val="0"/>
          <w:marTop w:val="0"/>
          <w:marBottom w:val="0"/>
          <w:divBdr>
            <w:top w:val="none" w:sz="0" w:space="0" w:color="auto"/>
            <w:left w:val="none" w:sz="0" w:space="0" w:color="auto"/>
            <w:bottom w:val="none" w:sz="0" w:space="0" w:color="auto"/>
            <w:right w:val="none" w:sz="0" w:space="0" w:color="auto"/>
          </w:divBdr>
        </w:div>
        <w:div w:id="1654985391">
          <w:marLeft w:val="480"/>
          <w:marRight w:val="0"/>
          <w:marTop w:val="0"/>
          <w:marBottom w:val="0"/>
          <w:divBdr>
            <w:top w:val="none" w:sz="0" w:space="0" w:color="auto"/>
            <w:left w:val="none" w:sz="0" w:space="0" w:color="auto"/>
            <w:bottom w:val="none" w:sz="0" w:space="0" w:color="auto"/>
            <w:right w:val="none" w:sz="0" w:space="0" w:color="auto"/>
          </w:divBdr>
        </w:div>
        <w:div w:id="1845198091">
          <w:marLeft w:val="480"/>
          <w:marRight w:val="0"/>
          <w:marTop w:val="0"/>
          <w:marBottom w:val="0"/>
          <w:divBdr>
            <w:top w:val="none" w:sz="0" w:space="0" w:color="auto"/>
            <w:left w:val="none" w:sz="0" w:space="0" w:color="auto"/>
            <w:bottom w:val="none" w:sz="0" w:space="0" w:color="auto"/>
            <w:right w:val="none" w:sz="0" w:space="0" w:color="auto"/>
          </w:divBdr>
        </w:div>
        <w:div w:id="1879076069">
          <w:marLeft w:val="480"/>
          <w:marRight w:val="0"/>
          <w:marTop w:val="0"/>
          <w:marBottom w:val="0"/>
          <w:divBdr>
            <w:top w:val="none" w:sz="0" w:space="0" w:color="auto"/>
            <w:left w:val="none" w:sz="0" w:space="0" w:color="auto"/>
            <w:bottom w:val="none" w:sz="0" w:space="0" w:color="auto"/>
            <w:right w:val="none" w:sz="0" w:space="0" w:color="auto"/>
          </w:divBdr>
        </w:div>
        <w:div w:id="2060664590">
          <w:marLeft w:val="480"/>
          <w:marRight w:val="0"/>
          <w:marTop w:val="0"/>
          <w:marBottom w:val="0"/>
          <w:divBdr>
            <w:top w:val="none" w:sz="0" w:space="0" w:color="auto"/>
            <w:left w:val="none" w:sz="0" w:space="0" w:color="auto"/>
            <w:bottom w:val="none" w:sz="0" w:space="0" w:color="auto"/>
            <w:right w:val="none" w:sz="0" w:space="0" w:color="auto"/>
          </w:divBdr>
        </w:div>
      </w:divsChild>
    </w:div>
    <w:div w:id="1640913403">
      <w:bodyDiv w:val="1"/>
      <w:marLeft w:val="0"/>
      <w:marRight w:val="0"/>
      <w:marTop w:val="0"/>
      <w:marBottom w:val="0"/>
      <w:divBdr>
        <w:top w:val="none" w:sz="0" w:space="0" w:color="auto"/>
        <w:left w:val="none" w:sz="0" w:space="0" w:color="auto"/>
        <w:bottom w:val="none" w:sz="0" w:space="0" w:color="auto"/>
        <w:right w:val="none" w:sz="0" w:space="0" w:color="auto"/>
      </w:divBdr>
    </w:div>
    <w:div w:id="17522667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hyperlink" Target="https://doi.org/10.1101/2024.02.07.579266" TargetMode="External"/><Relationship Id="rId21" Type="http://schemas.openxmlformats.org/officeDocument/2006/relationships/hyperlink" Target="https://doi.org/10.1177/0309133315578940" TargetMode="External"/><Relationship Id="rId34" Type="http://schemas.openxmlformats.org/officeDocument/2006/relationships/hyperlink" Target="https://doi.org/10.3389/fevo.2022.1086408" TargetMode="External"/><Relationship Id="rId7" Type="http://schemas.openxmlformats.org/officeDocument/2006/relationships/endnotes" Target="endnotes.xml"/><Relationship Id="rId12" Type="http://schemas.openxmlformats.org/officeDocument/2006/relationships/hyperlink" Target="mailto:marcantoniomatteo@gmail.com" TargetMode="External"/><Relationship Id="rId17" Type="http://schemas.openxmlformats.org/officeDocument/2006/relationships/image" Target="media/image2.png"/><Relationship Id="rId25" Type="http://schemas.openxmlformats.org/officeDocument/2006/relationships/hyperlink" Target="https://doi.org/10.1016/j.tree.2011.08.006" TargetMode="External"/><Relationship Id="rId33" Type="http://schemas.openxmlformats.org/officeDocument/2006/relationships/hyperlink" Target="https://doi.org/10.1038/523403a"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cihub.copernicus.eu/" TargetMode="External"/><Relationship Id="rId20" Type="http://schemas.openxmlformats.org/officeDocument/2006/relationships/hyperlink" Target="https://github.com/mattmar/rasterdiv/tree/bcubed_hackathon" TargetMode="External"/><Relationship Id="rId29" Type="http://schemas.openxmlformats.org/officeDocument/2006/relationships/hyperlink" Target="https://doi.org/10.1098/rstb.2013.01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1002/rse2.139" TargetMode="External"/><Relationship Id="rId32" Type="http://schemas.openxmlformats.org/officeDocument/2006/relationships/hyperlink" Target="https://doi.org/10.1016/j.jenvman.2022.114867" TargetMode="Externa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doi.org/10.1111/gcb.14599" TargetMode="External"/><Relationship Id="rId28" Type="http://schemas.openxmlformats.org/officeDocument/2006/relationships/hyperlink" Target="https://CRAN.R-project.org/package=twdtw" TargetMode="External"/><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github.com/Samuel-Green/B-3-Hackathon-Project-6" TargetMode="External"/><Relationship Id="rId31" Type="http://schemas.openxmlformats.org/officeDocument/2006/relationships/hyperlink" Target="https://doi.org/10.1111/2041-210X.13583"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yperlink" Target="https://doi.org/10.3390/rs13193930" TargetMode="External"/><Relationship Id="rId27" Type="http://schemas.openxmlformats.org/officeDocument/2006/relationships/hyperlink" Target="https://doi.org/10.1109/JSTARS.2016.2517118" TargetMode="External"/><Relationship Id="rId30" Type="http://schemas.openxmlformats.org/officeDocument/2006/relationships/hyperlink" Target="https://doi.org/10.1016/j.ecolind.2016.07.039" TargetMode="External"/><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1E598772694EA6A4A2F3B121711525"/>
        <w:category>
          <w:name w:val="General"/>
          <w:gallery w:val="placeholder"/>
        </w:category>
        <w:types>
          <w:type w:val="bbPlcHdr"/>
        </w:types>
        <w:behaviors>
          <w:behavior w:val="content"/>
        </w:behaviors>
        <w:guid w:val="{EADDF3F7-0342-41DA-B79E-C2D104D5CDC9}"/>
      </w:docPartPr>
      <w:docPartBody>
        <w:p w:rsidR="00D01E39" w:rsidP="00B71EA5" w:rsidRDefault="00B71EA5">
          <w:pPr>
            <w:pStyle w:val="481E598772694EA6A4A2F3B121711525"/>
          </w:pPr>
          <w:r>
            <w:rPr>
              <w:color w:val="4472C4" w:themeColor="accent1"/>
            </w:rPr>
            <w:t>[Document title]</w:t>
          </w:r>
        </w:p>
      </w:docPartBody>
    </w:docPart>
    <w:docPart>
      <w:docPartPr>
        <w:name w:val="B94456FD02654A22BDFCADDA4582C16F"/>
        <w:category>
          <w:name w:val="General"/>
          <w:gallery w:val="placeholder"/>
        </w:category>
        <w:types>
          <w:type w:val="bbPlcHdr"/>
        </w:types>
        <w:behaviors>
          <w:behavior w:val="content"/>
        </w:behaviors>
        <w:guid w:val="{02ADE5F8-64D7-42A6-A486-120B559A29C1}"/>
      </w:docPartPr>
      <w:docPartBody>
        <w:p w:rsidR="00D01E39" w:rsidP="00B71EA5" w:rsidRDefault="00B71EA5">
          <w:pPr>
            <w:pStyle w:val="B94456FD02654A22BDFCADDA4582C16F"/>
          </w:pPr>
          <w:r>
            <w:t>[Author Name]</w:t>
          </w:r>
        </w:p>
      </w:docPartBody>
    </w:docPart>
    <w:docPart>
      <w:docPartPr>
        <w:name w:val="DefaultPlaceholder_-1854013440"/>
        <w:category>
          <w:name w:val="General"/>
          <w:gallery w:val="placeholder"/>
        </w:category>
        <w:types>
          <w:type w:val="bbPlcHdr"/>
        </w:types>
        <w:behaviors>
          <w:behavior w:val="content"/>
        </w:behaviors>
        <w:guid w:val="{2CF29DC8-1562-49FB-A6BA-1DE5AC47216A}"/>
      </w:docPartPr>
      <w:docPartBody>
        <w:p w:rsidR="00984FFE" w:rsidRDefault="00984FFE">
          <w:r w:rsidRPr="00752F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EA5"/>
    <w:rsid w:val="00030FEE"/>
    <w:rsid w:val="001A1F28"/>
    <w:rsid w:val="00280747"/>
    <w:rsid w:val="004F656E"/>
    <w:rsid w:val="006958D4"/>
    <w:rsid w:val="00695989"/>
    <w:rsid w:val="006E046A"/>
    <w:rsid w:val="0089619B"/>
    <w:rsid w:val="008E0B79"/>
    <w:rsid w:val="00984FFE"/>
    <w:rsid w:val="009E4F5F"/>
    <w:rsid w:val="00AB7DA1"/>
    <w:rsid w:val="00B71EA5"/>
    <w:rsid w:val="00C8162D"/>
    <w:rsid w:val="00D01E39"/>
    <w:rsid w:val="00D448D2"/>
    <w:rsid w:val="00D520FC"/>
    <w:rsid w:val="00D61E72"/>
    <w:rsid w:val="00E13E91"/>
    <w:rsid w:val="00E35CED"/>
    <w:rsid w:val="00EE4A5D"/>
    <w:rsid w:val="00EE5846"/>
    <w:rsid w:val="00F27B3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1E598772694EA6A4A2F3B121711525">
    <w:name w:val="481E598772694EA6A4A2F3B121711525"/>
    <w:rsid w:val="00B71EA5"/>
  </w:style>
  <w:style w:type="paragraph" w:customStyle="1" w:styleId="B94456FD02654A22BDFCADDA4582C16F">
    <w:name w:val="B94456FD02654A22BDFCADDA4582C16F"/>
    <w:rsid w:val="00B71EA5"/>
  </w:style>
  <w:style w:type="character" w:styleId="PlaceholderText">
    <w:name w:val="Placeholder Text"/>
    <w:basedOn w:val="DefaultParagraphFont"/>
    <w:rsid w:val="00984F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V 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5F692-54FC-490A-B113-25E7B486EDF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Phenological Diversity Trends with Remote Sensing Datacubes</dc:title>
  <dc:subject/>
  <dc:creator>Elliot Samuel Shayle | אליוט שמואל שייל</dc:creator>
  <keywords/>
  <lastModifiedBy>Gastbenutzer</lastModifiedBy>
  <revision>194</revision>
  <dcterms:created xsi:type="dcterms:W3CDTF">2025-09-08T20:24:00.0000000Z</dcterms:created>
  <dcterms:modified xsi:type="dcterms:W3CDTF">2026-04-17T12:14:24.0663231Z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authors_short">
    <vt:lpwstr>Shayle et al. (2024) Phenological Diversity Trends with Remote Sensing Datacubes</vt:lpwstr>
  </property>
  <property fmtid="{D5CDD505-2E9C-101B-9397-08002B2CF9AE}" pid="5" name="bibliography">
    <vt:lpwstr>paper.bib</vt:lpwstr>
  </property>
  <property fmtid="{D5CDD505-2E9C-101B-9397-08002B2CF9AE}" pid="6" name="biohackathon_location">
    <vt:lpwstr>Brussels, Belgium</vt:lpwstr>
  </property>
  <property fmtid="{D5CDD505-2E9C-101B-9397-08002B2CF9AE}" pid="7" name="biohackathon_name">
    <vt:lpwstr>Hacking Biodiversity Data Cubes for Policy</vt:lpwstr>
  </property>
  <property fmtid="{D5CDD505-2E9C-101B-9397-08002B2CF9AE}" pid="8" name="biohackathon_url">
    <vt:lpwstr>https://b-cubed.eu/b-cubed-hackathon</vt:lpwstr>
  </property>
  <property fmtid="{D5CDD505-2E9C-101B-9397-08002B2CF9AE}" pid="9" name="date">
    <vt:lpwstr>06 June 2024</vt:lpwstr>
  </property>
  <property fmtid="{D5CDD505-2E9C-101B-9397-08002B2CF9AE}" pid="10" name="editor_options">
    <vt:lpwstr/>
  </property>
  <property fmtid="{D5CDD505-2E9C-101B-9397-08002B2CF9AE}" pid="11" name="event">
    <vt:lpwstr>Hacking Biodiversity Data Cubes for Policy, Brussels, Belgium, 2024</vt:lpwstr>
  </property>
  <property fmtid="{D5CDD505-2E9C-101B-9397-08002B2CF9AE}" pid="12" name="group">
    <vt:lpwstr>Project 6</vt:lpwstr>
  </property>
  <property fmtid="{D5CDD505-2E9C-101B-9397-08002B2CF9AE}" pid="13" name="output">
    <vt:lpwstr/>
  </property>
  <property fmtid="{D5CDD505-2E9C-101B-9397-08002B2CF9AE}" pid="14" name="tags">
    <vt:lpwstr/>
  </property>
  <property fmtid="{D5CDD505-2E9C-101B-9397-08002B2CF9AE}" pid="15" name="Mendeley Recent Style Id 0_1">
    <vt:lpwstr>http://www.zotero.org/styles/american-medical-association</vt:lpwstr>
  </property>
  <property fmtid="{D5CDD505-2E9C-101B-9397-08002B2CF9AE}" pid="16" name="Mendeley Recent Style Name 0_1">
    <vt:lpwstr>American Medical Association 11th edition</vt:lpwstr>
  </property>
  <property fmtid="{D5CDD505-2E9C-101B-9397-08002B2CF9AE}" pid="17" name="Mendeley Recent Style Id 1_1">
    <vt:lpwstr>http://www.zotero.org/styles/american-political-science-association</vt:lpwstr>
  </property>
  <property fmtid="{D5CDD505-2E9C-101B-9397-08002B2CF9AE}" pid="18" name="Mendeley Recent Style Name 1_1">
    <vt:lpwstr>American Political Science Association</vt:lpwstr>
  </property>
  <property fmtid="{D5CDD505-2E9C-101B-9397-08002B2CF9AE}" pid="19" name="Mendeley Recent Style Id 2_1">
    <vt:lpwstr>http://www.zotero.org/styles/american-sociological-association</vt:lpwstr>
  </property>
  <property fmtid="{D5CDD505-2E9C-101B-9397-08002B2CF9AE}" pid="20" name="Mendeley Recent Style Name 2_1">
    <vt:lpwstr>American Sociological Association 6th edition</vt:lpwstr>
  </property>
  <property fmtid="{D5CDD505-2E9C-101B-9397-08002B2CF9AE}" pid="21" name="Mendeley Recent Style Id 3_1">
    <vt:lpwstr>http://www.zotero.org/styles/chicago-author-date</vt:lpwstr>
  </property>
  <property fmtid="{D5CDD505-2E9C-101B-9397-08002B2CF9AE}" pid="22" name="Mendeley Recent Style Name 3_1">
    <vt:lpwstr>Chicago Manual of Style 17th edition (author-date)</vt:lpwstr>
  </property>
  <property fmtid="{D5CDD505-2E9C-101B-9397-08002B2CF9AE}" pid="23" name="Mendeley Recent Style Id 4_1">
    <vt:lpwstr>http://www.zotero.org/styles/harvard-cite-them-right</vt:lpwstr>
  </property>
  <property fmtid="{D5CDD505-2E9C-101B-9397-08002B2CF9AE}" pid="24" name="Mendeley Recent Style Name 4_1">
    <vt:lpwstr>Cite Them Right 11th edition - Harvard</vt:lpwstr>
  </property>
  <property fmtid="{D5CDD505-2E9C-101B-9397-08002B2CF9AE}" pid="25" name="Mendeley Recent Style Id 5_1">
    <vt:lpwstr>http://www.zotero.org/styles/ieee</vt:lpwstr>
  </property>
  <property fmtid="{D5CDD505-2E9C-101B-9397-08002B2CF9AE}" pid="26" name="Mendeley Recent Style Name 5_1">
    <vt:lpwstr>IEEE</vt:lpwstr>
  </property>
  <property fmtid="{D5CDD505-2E9C-101B-9397-08002B2CF9AE}" pid="27" name="Mendeley Recent Style Id 6_1">
    <vt:lpwstr>http://www.zotero.org/styles/modern-humanities-research-association</vt:lpwstr>
  </property>
  <property fmtid="{D5CDD505-2E9C-101B-9397-08002B2CF9AE}" pid="28" name="Mendeley Recent Style Name 6_1">
    <vt:lpwstr>Modern Humanities Research Association 3rd edition (note with bibliography)</vt:lpwstr>
  </property>
  <property fmtid="{D5CDD505-2E9C-101B-9397-08002B2CF9AE}" pid="29" name="Mendeley Recent Style Id 7_1">
    <vt:lpwstr>http://www.zotero.org/styles/modern-language-association</vt:lpwstr>
  </property>
  <property fmtid="{D5CDD505-2E9C-101B-9397-08002B2CF9AE}" pid="30" name="Mendeley Recent Style Name 7_1">
    <vt:lpwstr>Modern Language Association 9th edition</vt:lpwstr>
  </property>
  <property fmtid="{D5CDD505-2E9C-101B-9397-08002B2CF9AE}" pid="31" name="Mendeley Recent Style Id 8_1">
    <vt:lpwstr>http://www.zotero.org/styles/nature</vt:lpwstr>
  </property>
  <property fmtid="{D5CDD505-2E9C-101B-9397-08002B2CF9AE}" pid="32" name="Mendeley Recent Style Name 8_1">
    <vt:lpwstr>Nature</vt:lpwstr>
  </property>
  <property fmtid="{D5CDD505-2E9C-101B-9397-08002B2CF9AE}" pid="33" name="Mendeley Recent Style Id 9_1">
    <vt:lpwstr>http://csl.mendeley.com/styles/503214771/science</vt:lpwstr>
  </property>
  <property fmtid="{D5CDD505-2E9C-101B-9397-08002B2CF9AE}" pid="34" name="Mendeley Recent Style Name 9_1">
    <vt:lpwstr>Science - Elliot_Samuel Shayle, BSc</vt:lpwstr>
  </property>
</Properties>
</file>